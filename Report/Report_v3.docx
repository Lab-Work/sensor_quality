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923B4" w14:textId="1A20D7CC" w:rsidR="00CD2FF1" w:rsidRPr="00177BEC" w:rsidRDefault="00CD2FF1">
      <w:pPr>
        <w:jc w:val="center"/>
        <w:rPr>
          <w:ins w:id="0" w:author="Yanning Li" w:date="2015-09-10T09:57:00Z"/>
          <w:rFonts w:ascii="Times New Roman" w:hAnsi="Times New Roman" w:cs="Times New Roman"/>
          <w:b/>
          <w:sz w:val="36"/>
          <w:szCs w:val="28"/>
          <w:rPrChange w:id="1" w:author="Li, Yanning" w:date="2015-09-10T11:49:00Z">
            <w:rPr>
              <w:ins w:id="2" w:author="Yanning Li" w:date="2015-09-10T09:57:00Z"/>
              <w:rFonts w:ascii="Times New Roman" w:hAnsi="Times New Roman" w:cs="Times New Roman"/>
              <w:b/>
              <w:sz w:val="28"/>
              <w:szCs w:val="28"/>
            </w:rPr>
          </w:rPrChange>
        </w:rPr>
        <w:pPrChange w:id="3" w:author="Yanning Li" w:date="2015-09-10T09:56:00Z">
          <w:pPr>
            <w:jc w:val="both"/>
          </w:pPr>
        </w:pPrChange>
      </w:pPr>
      <w:ins w:id="4" w:author="Yanning Li" w:date="2015-09-10T09:56:00Z">
        <w:r w:rsidRPr="00177BEC">
          <w:rPr>
            <w:rFonts w:ascii="Times New Roman" w:hAnsi="Times New Roman" w:cs="Times New Roman"/>
            <w:b/>
            <w:sz w:val="36"/>
            <w:szCs w:val="28"/>
            <w:rPrChange w:id="5" w:author="Li, Yanning" w:date="2015-09-10T11:49:00Z">
              <w:rPr>
                <w:rFonts w:ascii="Times New Roman" w:hAnsi="Times New Roman" w:cs="Times New Roman"/>
                <w:b/>
                <w:sz w:val="28"/>
                <w:szCs w:val="28"/>
              </w:rPr>
            </w:rPrChange>
          </w:rPr>
          <w:t xml:space="preserve">Data </w:t>
        </w:r>
      </w:ins>
      <w:ins w:id="6" w:author="Li, Yanning" w:date="2015-09-10T11:48:00Z">
        <w:r w:rsidR="009E0E32" w:rsidRPr="00177BEC">
          <w:rPr>
            <w:rFonts w:ascii="Times New Roman" w:hAnsi="Times New Roman" w:cs="Times New Roman"/>
            <w:b/>
            <w:sz w:val="36"/>
            <w:szCs w:val="28"/>
            <w:rPrChange w:id="7" w:author="Li, Yanning" w:date="2015-09-10T11:49:00Z">
              <w:rPr>
                <w:rFonts w:ascii="Times New Roman" w:hAnsi="Times New Roman" w:cs="Times New Roman"/>
                <w:b/>
                <w:sz w:val="28"/>
                <w:szCs w:val="28"/>
              </w:rPr>
            </w:rPrChange>
          </w:rPr>
          <w:t>A</w:t>
        </w:r>
      </w:ins>
      <w:ins w:id="8" w:author="Yanning Li" w:date="2015-09-10T09:56:00Z">
        <w:del w:id="9" w:author="Li, Yanning" w:date="2015-09-10T11:48:00Z">
          <w:r w:rsidRPr="00177BEC" w:rsidDel="009E0E32">
            <w:rPr>
              <w:rFonts w:ascii="Times New Roman" w:hAnsi="Times New Roman" w:cs="Times New Roman"/>
              <w:b/>
              <w:sz w:val="36"/>
              <w:szCs w:val="28"/>
              <w:rPrChange w:id="10" w:author="Li, Yanning" w:date="2015-09-10T11:49:00Z">
                <w:rPr>
                  <w:rFonts w:ascii="Times New Roman" w:hAnsi="Times New Roman" w:cs="Times New Roman"/>
                  <w:b/>
                  <w:sz w:val="28"/>
                  <w:szCs w:val="28"/>
                </w:rPr>
              </w:rPrChange>
            </w:rPr>
            <w:delText>a</w:delText>
          </w:r>
        </w:del>
        <w:r w:rsidRPr="00177BEC">
          <w:rPr>
            <w:rFonts w:ascii="Times New Roman" w:hAnsi="Times New Roman" w:cs="Times New Roman"/>
            <w:b/>
            <w:sz w:val="36"/>
            <w:szCs w:val="28"/>
            <w:rPrChange w:id="11" w:author="Li, Yanning" w:date="2015-09-10T11:49:00Z">
              <w:rPr>
                <w:rFonts w:ascii="Times New Roman" w:hAnsi="Times New Roman" w:cs="Times New Roman"/>
                <w:b/>
                <w:sz w:val="28"/>
                <w:szCs w:val="28"/>
              </w:rPr>
            </w:rPrChange>
          </w:rPr>
          <w:t xml:space="preserve">nalysis for </w:t>
        </w:r>
        <w:proofErr w:type="spellStart"/>
        <w:r w:rsidRPr="00177BEC">
          <w:rPr>
            <w:rFonts w:ascii="Times New Roman" w:hAnsi="Times New Roman" w:cs="Times New Roman"/>
            <w:b/>
            <w:sz w:val="36"/>
            <w:szCs w:val="28"/>
            <w:rPrChange w:id="12" w:author="Li, Yanning" w:date="2015-09-10T11:49:00Z">
              <w:rPr>
                <w:rFonts w:ascii="Times New Roman" w:hAnsi="Times New Roman" w:cs="Times New Roman"/>
                <w:b/>
                <w:sz w:val="28"/>
                <w:szCs w:val="28"/>
              </w:rPr>
            </w:rPrChange>
          </w:rPr>
          <w:t>Ver</w:t>
        </w:r>
      </w:ins>
      <w:proofErr w:type="spellEnd"/>
      <w:ins w:id="13" w:author="Li, Yanning" w:date="2015-09-10T11:49:00Z">
        <w:r w:rsidR="002748DA">
          <w:rPr>
            <w:rFonts w:ascii="Times New Roman" w:hAnsi="Times New Roman" w:cs="Times New Roman"/>
            <w:b/>
            <w:sz w:val="36"/>
            <w:szCs w:val="28"/>
          </w:rPr>
          <w:t>-</w:t>
        </w:r>
      </w:ins>
      <w:ins w:id="14" w:author="Yanning Li" w:date="2015-09-10T09:56:00Z">
        <w:r w:rsidRPr="00177BEC">
          <w:rPr>
            <w:rFonts w:ascii="Times New Roman" w:hAnsi="Times New Roman" w:cs="Times New Roman"/>
            <w:b/>
            <w:sz w:val="36"/>
            <w:szCs w:val="28"/>
            <w:rPrChange w:id="15" w:author="Li, Yanning" w:date="2015-09-10T11:49:00Z">
              <w:rPr>
                <w:rFonts w:ascii="Times New Roman" w:hAnsi="Times New Roman" w:cs="Times New Roman"/>
                <w:b/>
                <w:sz w:val="28"/>
                <w:szCs w:val="28"/>
              </w:rPr>
            </w:rPrChange>
          </w:rPr>
          <w:t>Mac</w:t>
        </w:r>
      </w:ins>
    </w:p>
    <w:p w14:paraId="25E43BF9" w14:textId="1981B535" w:rsidR="000838CC" w:rsidRPr="00177BEC" w:rsidRDefault="00A92934">
      <w:pPr>
        <w:jc w:val="center"/>
        <w:rPr>
          <w:ins w:id="16" w:author="Yanning Li" w:date="2015-09-10T09:55:00Z"/>
          <w:rFonts w:ascii="Times New Roman" w:hAnsi="Times New Roman" w:cs="Times New Roman"/>
          <w:b/>
          <w:sz w:val="21"/>
          <w:szCs w:val="28"/>
          <w:rPrChange w:id="17" w:author="Li, Yanning" w:date="2015-09-10T11:48:00Z">
            <w:rPr>
              <w:ins w:id="18" w:author="Yanning Li" w:date="2015-09-10T09:55:00Z"/>
              <w:rFonts w:ascii="Times New Roman" w:hAnsi="Times New Roman" w:cs="Times New Roman"/>
              <w:b/>
              <w:sz w:val="28"/>
              <w:szCs w:val="28"/>
            </w:rPr>
          </w:rPrChange>
        </w:rPr>
        <w:pPrChange w:id="19" w:author="Yanning Li" w:date="2015-09-10T09:56:00Z">
          <w:pPr>
            <w:jc w:val="both"/>
          </w:pPr>
        </w:pPrChange>
      </w:pPr>
      <w:ins w:id="20" w:author="Juan Carlos Martinez Mori" w:date="2015-09-11T08:33:00Z">
        <w:r>
          <w:rPr>
            <w:rFonts w:ascii="Times New Roman" w:hAnsi="Times New Roman" w:cs="Times New Roman"/>
            <w:b/>
            <w:sz w:val="21"/>
            <w:szCs w:val="28"/>
          </w:rPr>
          <w:t xml:space="preserve">Juan </w:t>
        </w:r>
      </w:ins>
      <w:ins w:id="21" w:author="Li, Yanning" w:date="2015-09-10T10:24:00Z">
        <w:r w:rsidR="003E151E" w:rsidRPr="00177BEC">
          <w:rPr>
            <w:rFonts w:ascii="Times New Roman" w:hAnsi="Times New Roman" w:cs="Times New Roman"/>
            <w:b/>
            <w:sz w:val="21"/>
            <w:szCs w:val="28"/>
            <w:rPrChange w:id="22" w:author="Li, Yanning" w:date="2015-09-10T11:48:00Z">
              <w:rPr>
                <w:rFonts w:ascii="Times New Roman" w:hAnsi="Times New Roman" w:cs="Times New Roman"/>
                <w:b/>
                <w:sz w:val="28"/>
                <w:szCs w:val="28"/>
              </w:rPr>
            </w:rPrChange>
          </w:rPr>
          <w:t xml:space="preserve">Carlos Martinez Mori, </w:t>
        </w:r>
        <w:proofErr w:type="spellStart"/>
        <w:r w:rsidR="003E151E" w:rsidRPr="00177BEC">
          <w:rPr>
            <w:rFonts w:ascii="Times New Roman" w:hAnsi="Times New Roman" w:cs="Times New Roman"/>
            <w:b/>
            <w:sz w:val="21"/>
            <w:szCs w:val="28"/>
            <w:rPrChange w:id="23" w:author="Li, Yanning" w:date="2015-09-10T11:48:00Z">
              <w:rPr>
                <w:rFonts w:ascii="Times New Roman" w:hAnsi="Times New Roman" w:cs="Times New Roman"/>
                <w:b/>
                <w:sz w:val="28"/>
                <w:szCs w:val="28"/>
              </w:rPr>
            </w:rPrChange>
          </w:rPr>
          <w:t>Yanning</w:t>
        </w:r>
        <w:proofErr w:type="spellEnd"/>
        <w:r w:rsidR="003E151E" w:rsidRPr="00177BEC">
          <w:rPr>
            <w:rFonts w:ascii="Times New Roman" w:hAnsi="Times New Roman" w:cs="Times New Roman"/>
            <w:b/>
            <w:sz w:val="21"/>
            <w:szCs w:val="28"/>
            <w:rPrChange w:id="24" w:author="Li, Yanning" w:date="2015-09-10T11:48:00Z">
              <w:rPr>
                <w:rFonts w:ascii="Times New Roman" w:hAnsi="Times New Roman" w:cs="Times New Roman"/>
                <w:b/>
                <w:sz w:val="28"/>
                <w:szCs w:val="28"/>
              </w:rPr>
            </w:rPrChange>
          </w:rPr>
          <w:t xml:space="preserve"> Li, Daniel Work</w:t>
        </w:r>
      </w:ins>
    </w:p>
    <w:p w14:paraId="454B612B" w14:textId="77777777" w:rsidR="00800D07" w:rsidRPr="00076298" w:rsidRDefault="00800D07" w:rsidP="00800D07">
      <w:pPr>
        <w:pStyle w:val="ListParagraph"/>
        <w:numPr>
          <w:ilvl w:val="0"/>
          <w:numId w:val="9"/>
        </w:numPr>
        <w:jc w:val="both"/>
        <w:rPr>
          <w:rFonts w:ascii="Times New Roman" w:hAnsi="Times New Roman" w:cs="Times New Roman"/>
          <w:b/>
          <w:sz w:val="28"/>
          <w:szCs w:val="28"/>
        </w:rPr>
      </w:pPr>
      <w:r w:rsidRPr="00076298">
        <w:rPr>
          <w:rFonts w:ascii="Times New Roman" w:hAnsi="Times New Roman" w:cs="Times New Roman"/>
          <w:b/>
          <w:sz w:val="28"/>
          <w:szCs w:val="28"/>
        </w:rPr>
        <w:t>Introduction</w:t>
      </w:r>
    </w:p>
    <w:p w14:paraId="42BAAB54" w14:textId="2F2AB98A" w:rsidR="001B228D" w:rsidRDefault="00800D07" w:rsidP="00800D07">
      <w:pPr>
        <w:ind w:left="360"/>
        <w:jc w:val="both"/>
        <w:rPr>
          <w:ins w:id="25" w:author="Juan Carlos Martinez Mori" w:date="2015-09-11T16:08:00Z"/>
          <w:rFonts w:ascii="Times New Roman" w:hAnsi="Times New Roman" w:cs="Times New Roman"/>
        </w:rPr>
      </w:pPr>
      <w:r>
        <w:rPr>
          <w:rFonts w:ascii="Times New Roman" w:hAnsi="Times New Roman" w:cs="Times New Roman"/>
        </w:rPr>
        <w:t xml:space="preserve">This report </w:t>
      </w:r>
      <w:del w:id="26" w:author="Li, Yanning" w:date="2015-09-10T10:26:00Z">
        <w:r w:rsidDel="003B3592">
          <w:rPr>
            <w:rFonts w:ascii="Times New Roman" w:hAnsi="Times New Roman" w:cs="Times New Roman"/>
          </w:rPr>
          <w:delText>presents the most relevant data quality issues found in the data set available</w:delText>
        </w:r>
      </w:del>
      <w:ins w:id="27" w:author="Li, Yanning" w:date="2015-09-10T10:26:00Z">
        <w:r w:rsidR="003B3592">
          <w:rPr>
            <w:rFonts w:ascii="Times New Roman" w:hAnsi="Times New Roman" w:cs="Times New Roman"/>
          </w:rPr>
          <w:t>documents the data</w:t>
        </w:r>
      </w:ins>
      <w:ins w:id="28" w:author="Juan Carlos Martinez Mori" w:date="2015-09-11T16:04:00Z">
        <w:r w:rsidR="001B228D">
          <w:rPr>
            <w:rFonts w:ascii="Times New Roman" w:hAnsi="Times New Roman" w:cs="Times New Roman"/>
          </w:rPr>
          <w:t xml:space="preserve"> </w:t>
        </w:r>
      </w:ins>
      <w:ins w:id="29" w:author="Li, Yanning" w:date="2015-09-10T10:26:00Z">
        <w:del w:id="30" w:author="Juan Carlos Martinez Mori" w:date="2015-09-11T16:07:00Z">
          <w:r w:rsidR="003B3592" w:rsidDel="001B228D">
            <w:rPr>
              <w:rFonts w:ascii="Times New Roman" w:hAnsi="Times New Roman" w:cs="Times New Roman"/>
            </w:rPr>
            <w:delText xml:space="preserve"> </w:delText>
          </w:r>
        </w:del>
        <w:r w:rsidR="003B3592">
          <w:rPr>
            <w:rFonts w:ascii="Times New Roman" w:hAnsi="Times New Roman" w:cs="Times New Roman"/>
          </w:rPr>
          <w:t xml:space="preserve">analysis </w:t>
        </w:r>
      </w:ins>
      <w:del w:id="31" w:author="Li, Yanning" w:date="2015-09-10T10:27:00Z">
        <w:r w:rsidDel="00ED3489">
          <w:rPr>
            <w:rFonts w:ascii="Times New Roman" w:hAnsi="Times New Roman" w:cs="Times New Roman"/>
          </w:rPr>
          <w:delText xml:space="preserve"> </w:delText>
        </w:r>
      </w:del>
      <w:r>
        <w:rPr>
          <w:rFonts w:ascii="Times New Roman" w:hAnsi="Times New Roman" w:cs="Times New Roman"/>
        </w:rPr>
        <w:t xml:space="preserve">for the project </w:t>
      </w:r>
      <w:proofErr w:type="gramStart"/>
      <w:r w:rsidRPr="000B7DC2">
        <w:rPr>
          <w:rFonts w:ascii="Times New Roman" w:hAnsi="Times New Roman" w:cs="Times New Roman"/>
          <w:i/>
          <w:rPrChange w:id="32" w:author="Li, Yanning" w:date="2015-09-10T10:26:00Z">
            <w:rPr>
              <w:rFonts w:ascii="Times New Roman" w:hAnsi="Times New Roman" w:cs="Times New Roman"/>
            </w:rPr>
          </w:rPrChange>
        </w:rPr>
        <w:t>Improving</w:t>
      </w:r>
      <w:proofErr w:type="gramEnd"/>
      <w:r w:rsidRPr="000B7DC2">
        <w:rPr>
          <w:rFonts w:ascii="Times New Roman" w:hAnsi="Times New Roman" w:cs="Times New Roman"/>
          <w:i/>
          <w:rPrChange w:id="33" w:author="Li, Yanning" w:date="2015-09-10T10:26:00Z">
            <w:rPr>
              <w:rFonts w:ascii="Times New Roman" w:hAnsi="Times New Roman" w:cs="Times New Roman"/>
            </w:rPr>
          </w:rPrChange>
        </w:rPr>
        <w:t xml:space="preserve"> the Effectiveness of Smart Work Zone Technologies</w:t>
      </w:r>
      <w:r>
        <w:rPr>
          <w:rFonts w:ascii="Times New Roman" w:hAnsi="Times New Roman" w:cs="Times New Roman"/>
        </w:rPr>
        <w:t xml:space="preserve"> (R27-155). </w:t>
      </w:r>
      <w:ins w:id="34" w:author="Juan Carlos Martinez Mori" w:date="2015-09-11T16:08:00Z">
        <w:r w:rsidR="001B228D">
          <w:rPr>
            <w:rFonts w:ascii="Times New Roman" w:hAnsi="Times New Roman" w:cs="Times New Roman"/>
          </w:rPr>
          <w:t xml:space="preserve">The data collected by </w:t>
        </w:r>
        <w:proofErr w:type="spellStart"/>
        <w:r w:rsidR="001B228D">
          <w:rPr>
            <w:rFonts w:ascii="Times New Roman" w:hAnsi="Times New Roman" w:cs="Times New Roman"/>
          </w:rPr>
          <w:t>Ver</w:t>
        </w:r>
        <w:proofErr w:type="spellEnd"/>
        <w:r w:rsidR="001B228D">
          <w:rPr>
            <w:rFonts w:ascii="Times New Roman" w:hAnsi="Times New Roman" w:cs="Times New Roman"/>
          </w:rPr>
          <w:t>-Mac traffic management systems deployed in two work zones was studied. Multiple findings regarding this data set are presented.</w:t>
        </w:r>
      </w:ins>
    </w:p>
    <w:p w14:paraId="77DB91F9" w14:textId="165242E3" w:rsidR="00800D07" w:rsidRPr="00800D07" w:rsidDel="00802924" w:rsidRDefault="004B6657" w:rsidP="00800D07">
      <w:pPr>
        <w:ind w:left="360"/>
        <w:jc w:val="both"/>
        <w:rPr>
          <w:del w:id="35" w:author="Juan Carlos Martinez Mori" w:date="2015-09-11T16:10:00Z"/>
          <w:rFonts w:ascii="Times New Roman" w:hAnsi="Times New Roman" w:cs="Times New Roman"/>
        </w:rPr>
      </w:pPr>
      <w:ins w:id="36" w:author="Li, Yanning" w:date="2015-09-10T10:28:00Z">
        <w:del w:id="37" w:author="Juan Carlos Martinez Mori" w:date="2015-09-11T16:10:00Z">
          <w:r w:rsidDel="00802924">
            <w:rPr>
              <w:rFonts w:ascii="Times New Roman" w:hAnsi="Times New Roman" w:cs="Times New Roman"/>
            </w:rPr>
            <w:delText>Analysis was conducted on</w:delText>
          </w:r>
        </w:del>
      </w:ins>
      <w:ins w:id="38" w:author="Juan Carlos Martinez Mori" w:date="2015-09-11T16:02:00Z">
        <w:del w:id="39" w:author="Juan Carlos Martinez Mori" w:date="2015-09-11T16:10:00Z">
          <w:r w:rsidR="004D7185" w:rsidDel="00802924">
            <w:rPr>
              <w:rFonts w:ascii="Times New Roman" w:hAnsi="Times New Roman" w:cs="Times New Roman"/>
            </w:rPr>
            <w:delText xml:space="preserve"> the </w:delText>
          </w:r>
        </w:del>
      </w:ins>
      <w:ins w:id="40" w:author="Li, Yanning" w:date="2015-09-10T10:28:00Z">
        <w:del w:id="41" w:author="Juan Carlos Martinez Mori" w:date="2015-09-11T16:10:00Z">
          <w:r w:rsidDel="00802924">
            <w:rPr>
              <w:rFonts w:ascii="Times New Roman" w:hAnsi="Times New Roman" w:cs="Times New Roman"/>
            </w:rPr>
            <w:delText xml:space="preserve"> the data collected by Ver-Mac traffic management systems deployed in two work zones. </w:delText>
          </w:r>
        </w:del>
      </w:ins>
      <w:ins w:id="42" w:author="Li, Yanning" w:date="2015-09-10T10:29:00Z">
        <w:del w:id="43" w:author="Juan Carlos Martinez Mori" w:date="2015-09-11T16:10:00Z">
          <w:r w:rsidR="00925A5C" w:rsidDel="00802924">
            <w:rPr>
              <w:rFonts w:ascii="Times New Roman" w:hAnsi="Times New Roman" w:cs="Times New Roman"/>
            </w:rPr>
            <w:delText>Multiple findings in this data set are presented.</w:delText>
          </w:r>
        </w:del>
      </w:ins>
      <w:del w:id="44" w:author="Juan Carlos Martinez Mori" w:date="2015-09-11T16:10:00Z">
        <w:r w:rsidR="00800D07" w:rsidDel="00802924">
          <w:rPr>
            <w:rFonts w:ascii="Times New Roman" w:hAnsi="Times New Roman" w:cs="Times New Roman"/>
          </w:rPr>
          <w:delText>This data set was generated and provided by two traffic management systems deployed by the company Ver-Mac</w:delText>
        </w:r>
        <w:r w:rsidR="00F7433F" w:rsidDel="00802924">
          <w:rPr>
            <w:rFonts w:ascii="Times New Roman" w:hAnsi="Times New Roman" w:cs="Times New Roman"/>
          </w:rPr>
          <w:delText>.</w:delText>
        </w:r>
      </w:del>
    </w:p>
    <w:p w14:paraId="3D7C0680"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Setting</w:t>
      </w:r>
    </w:p>
    <w:p w14:paraId="671F5432" w14:textId="51627673" w:rsidR="00802924" w:rsidRDefault="004C00E5" w:rsidP="00F7433F">
      <w:pPr>
        <w:ind w:left="360"/>
        <w:jc w:val="both"/>
        <w:rPr>
          <w:ins w:id="45" w:author="Juan Carlos Martinez Mori" w:date="2015-09-11T16:14:00Z"/>
          <w:rFonts w:ascii="Times New Roman" w:hAnsi="Times New Roman" w:cs="Times New Roman"/>
        </w:rPr>
      </w:pPr>
      <w:ins w:id="46" w:author="Li, Yanning" w:date="2015-09-10T10:30:00Z">
        <w:r>
          <w:rPr>
            <w:rFonts w:ascii="Times New Roman" w:hAnsi="Times New Roman" w:cs="Times New Roman"/>
          </w:rPr>
          <w:t xml:space="preserve">This project aims to evaluate the effectiveness of smart work zone technologies </w:t>
        </w:r>
      </w:ins>
      <w:ins w:id="47" w:author="Li, Yanning" w:date="2015-09-10T10:31:00Z">
        <w:r w:rsidR="008D3C52">
          <w:rPr>
            <w:rFonts w:ascii="Times New Roman" w:hAnsi="Times New Roman" w:cs="Times New Roman"/>
          </w:rPr>
          <w:t xml:space="preserve">by </w:t>
        </w:r>
      </w:ins>
      <w:ins w:id="48" w:author="Li, Yanning" w:date="2015-09-10T10:32:00Z">
        <w:r w:rsidR="00A84B52">
          <w:rPr>
            <w:rFonts w:ascii="Times New Roman" w:hAnsi="Times New Roman" w:cs="Times New Roman"/>
          </w:rPr>
          <w:t>assessing</w:t>
        </w:r>
      </w:ins>
      <w:ins w:id="49" w:author="Li, Yanning" w:date="2015-09-10T10:31:00Z">
        <w:r w:rsidR="00A84B52">
          <w:rPr>
            <w:rFonts w:ascii="Times New Roman" w:hAnsi="Times New Roman" w:cs="Times New Roman"/>
          </w:rPr>
          <w:t xml:space="preserve"> </w:t>
        </w:r>
      </w:ins>
      <w:ins w:id="50" w:author="Li, Yanning" w:date="2015-09-10T10:32:00Z">
        <w:r w:rsidR="00A84B52">
          <w:rPr>
            <w:rFonts w:ascii="Times New Roman" w:hAnsi="Times New Roman" w:cs="Times New Roman"/>
          </w:rPr>
          <w:t xml:space="preserve">the performance of different </w:t>
        </w:r>
        <w:del w:id="51" w:author="Juan Carlos Martinez Mori" w:date="2015-09-11T16:10:00Z">
          <w:r w:rsidR="00A84B52" w:rsidDel="00802924">
            <w:rPr>
              <w:rFonts w:ascii="Times New Roman" w:hAnsi="Times New Roman" w:cs="Times New Roman"/>
            </w:rPr>
            <w:delText xml:space="preserve">smart work zone </w:delText>
          </w:r>
        </w:del>
        <w:r w:rsidR="00A84B52">
          <w:rPr>
            <w:rFonts w:ascii="Times New Roman" w:hAnsi="Times New Roman" w:cs="Times New Roman"/>
          </w:rPr>
          <w:t>sensor network</w:t>
        </w:r>
      </w:ins>
      <w:ins w:id="52" w:author="Juan Carlos Martinez Mori" w:date="2015-09-11T16:25:00Z">
        <w:r w:rsidR="00C05B23">
          <w:rPr>
            <w:rFonts w:ascii="Times New Roman" w:hAnsi="Times New Roman" w:cs="Times New Roman"/>
          </w:rPr>
          <w:t xml:space="preserve"> configurations</w:t>
        </w:r>
      </w:ins>
      <w:ins w:id="53" w:author="Li, Yanning" w:date="2015-09-10T10:32:00Z">
        <w:del w:id="54" w:author="Juan Carlos Martinez Mori" w:date="2015-09-11T16:25:00Z">
          <w:r w:rsidR="00A84B52" w:rsidDel="00C05B23">
            <w:rPr>
              <w:rFonts w:ascii="Times New Roman" w:hAnsi="Times New Roman" w:cs="Times New Roman"/>
            </w:rPr>
            <w:delText>s</w:delText>
          </w:r>
        </w:del>
        <w:r w:rsidR="00A84B52">
          <w:rPr>
            <w:rFonts w:ascii="Times New Roman" w:hAnsi="Times New Roman" w:cs="Times New Roman"/>
          </w:rPr>
          <w:t xml:space="preserve"> in a microscopic simulation environment.</w:t>
        </w:r>
      </w:ins>
      <w:ins w:id="55" w:author="Juan Carlos Martinez Mori" w:date="2015-09-11T16:20:00Z">
        <w:r w:rsidR="00C05B23">
          <w:rPr>
            <w:rFonts w:ascii="Times New Roman" w:hAnsi="Times New Roman" w:cs="Times New Roman"/>
          </w:rPr>
          <w:t xml:space="preserve"> </w:t>
        </w:r>
      </w:ins>
      <w:ins w:id="56" w:author="Li, Yanning" w:date="2015-09-10T10:32:00Z">
        <w:del w:id="57" w:author="Juan Carlos Martinez Mori" w:date="2015-09-11T16:20:00Z">
          <w:r w:rsidR="00A84B52" w:rsidDel="00C05B23">
            <w:rPr>
              <w:rFonts w:ascii="Times New Roman" w:hAnsi="Times New Roman" w:cs="Times New Roman"/>
            </w:rPr>
            <w:delText xml:space="preserve"> </w:delText>
          </w:r>
        </w:del>
        <w:del w:id="58" w:author="Juan Carlos Martinez Mori" w:date="2015-09-11T16:19:00Z">
          <w:r w:rsidR="00A84B52" w:rsidDel="00C05B23">
            <w:rPr>
              <w:rFonts w:ascii="Times New Roman" w:hAnsi="Times New Roman" w:cs="Times New Roman"/>
            </w:rPr>
            <w:delText xml:space="preserve"> </w:delText>
          </w:r>
        </w:del>
      </w:ins>
      <w:ins w:id="59" w:author="Li, Yanning" w:date="2015-09-10T10:34:00Z">
        <w:r w:rsidR="001944A5">
          <w:rPr>
            <w:rFonts w:ascii="Times New Roman" w:hAnsi="Times New Roman" w:cs="Times New Roman"/>
          </w:rPr>
          <w:t xml:space="preserve">In order to transfer the </w:t>
        </w:r>
      </w:ins>
      <w:ins w:id="60" w:author="Juan Carlos Martinez Mori" w:date="2015-09-11T16:11:00Z">
        <w:r w:rsidR="00802924">
          <w:rPr>
            <w:rFonts w:ascii="Times New Roman" w:hAnsi="Times New Roman" w:cs="Times New Roman"/>
          </w:rPr>
          <w:t>simulation results</w:t>
        </w:r>
      </w:ins>
      <w:ins w:id="61" w:author="Li, Yanning" w:date="2015-09-10T10:34:00Z">
        <w:del w:id="62" w:author="Juan Carlos Martinez Mori" w:date="2015-09-11T16:11:00Z">
          <w:r w:rsidR="001944A5" w:rsidDel="00802924">
            <w:rPr>
              <w:rFonts w:ascii="Times New Roman" w:hAnsi="Times New Roman" w:cs="Times New Roman"/>
            </w:rPr>
            <w:delText>result i</w:delText>
          </w:r>
        </w:del>
        <w:del w:id="63" w:author="Juan Carlos Martinez Mori" w:date="2015-09-11T16:10:00Z">
          <w:r w:rsidR="001944A5" w:rsidDel="00802924">
            <w:rPr>
              <w:rFonts w:ascii="Times New Roman" w:hAnsi="Times New Roman" w:cs="Times New Roman"/>
            </w:rPr>
            <w:delText>n a simulated environment</w:delText>
          </w:r>
        </w:del>
        <w:r w:rsidR="001944A5">
          <w:rPr>
            <w:rFonts w:ascii="Times New Roman" w:hAnsi="Times New Roman" w:cs="Times New Roman"/>
          </w:rPr>
          <w:t xml:space="preserve"> to the</w:t>
        </w:r>
      </w:ins>
      <w:ins w:id="64" w:author="Juan Carlos Martinez Mori" w:date="2015-09-11T16:13:00Z">
        <w:r w:rsidR="00802924">
          <w:rPr>
            <w:rFonts w:ascii="Times New Roman" w:hAnsi="Times New Roman" w:cs="Times New Roman"/>
          </w:rPr>
          <w:t xml:space="preserve"> real world</w:t>
        </w:r>
      </w:ins>
      <w:ins w:id="65" w:author="Li, Yanning" w:date="2015-09-10T10:34:00Z">
        <w:del w:id="66" w:author="Juan Carlos Martinez Mori" w:date="2015-09-11T16:13:00Z">
          <w:r w:rsidR="001944A5" w:rsidDel="00802924">
            <w:rPr>
              <w:rFonts w:ascii="Times New Roman" w:hAnsi="Times New Roman" w:cs="Times New Roman"/>
            </w:rPr>
            <w:delText xml:space="preserve"> real world </w:delText>
          </w:r>
        </w:del>
      </w:ins>
      <w:ins w:id="67" w:author="Li, Yanning" w:date="2015-09-10T10:35:00Z">
        <w:del w:id="68" w:author="Juan Carlos Martinez Mori" w:date="2015-09-11T16:13:00Z">
          <w:r w:rsidR="00F4028E" w:rsidDel="00802924">
            <w:rPr>
              <w:rFonts w:ascii="Times New Roman" w:hAnsi="Times New Roman" w:cs="Times New Roman"/>
            </w:rPr>
            <w:delText>work zones</w:delText>
          </w:r>
        </w:del>
        <w:r w:rsidR="00F4028E">
          <w:rPr>
            <w:rFonts w:ascii="Times New Roman" w:hAnsi="Times New Roman" w:cs="Times New Roman"/>
          </w:rPr>
          <w:t>,</w:t>
        </w:r>
      </w:ins>
      <w:ins w:id="69" w:author="Juan Carlos Martinez Mori" w:date="2015-09-11T16:12:00Z">
        <w:r w:rsidR="00802924">
          <w:rPr>
            <w:rFonts w:ascii="Times New Roman" w:hAnsi="Times New Roman" w:cs="Times New Roman"/>
          </w:rPr>
          <w:t xml:space="preserve"> the computer models needed to be calibrated</w:t>
        </w:r>
      </w:ins>
      <w:ins w:id="70" w:author="Juan Carlos Martinez Mori" w:date="2015-09-11T16:14:00Z">
        <w:r w:rsidR="00802924">
          <w:rPr>
            <w:rFonts w:ascii="Times New Roman" w:hAnsi="Times New Roman" w:cs="Times New Roman"/>
          </w:rPr>
          <w:t xml:space="preserve"> against</w:t>
        </w:r>
      </w:ins>
      <w:ins w:id="71" w:author="Juan Carlos Martinez Mori" w:date="2015-09-11T16:15:00Z">
        <w:r w:rsidR="00802924">
          <w:rPr>
            <w:rFonts w:ascii="Times New Roman" w:hAnsi="Times New Roman" w:cs="Times New Roman"/>
          </w:rPr>
          <w:t xml:space="preserve"> field data</w:t>
        </w:r>
      </w:ins>
      <w:ins w:id="72" w:author="Li, Yanning" w:date="2015-09-10T10:34:00Z">
        <w:del w:id="73" w:author="Juan Carlos Martinez Mori" w:date="2015-09-11T16:13:00Z">
          <w:r w:rsidR="001944A5" w:rsidDel="00802924">
            <w:rPr>
              <w:rFonts w:ascii="Times New Roman" w:hAnsi="Times New Roman" w:cs="Times New Roman"/>
            </w:rPr>
            <w:delText xml:space="preserve"> </w:delText>
          </w:r>
        </w:del>
      </w:ins>
      <w:ins w:id="74" w:author="Li, Yanning" w:date="2015-09-10T10:35:00Z">
        <w:del w:id="75" w:author="Juan Carlos Martinez Mori" w:date="2015-09-11T16:13:00Z">
          <w:r w:rsidR="00F4028E" w:rsidDel="00802924">
            <w:rPr>
              <w:rFonts w:ascii="Times New Roman" w:hAnsi="Times New Roman" w:cs="Times New Roman"/>
            </w:rPr>
            <w:delText>a</w:delText>
          </w:r>
        </w:del>
      </w:ins>
      <w:del w:id="76" w:author="Juan Carlos Martinez Mori" w:date="2015-09-11T16:13:00Z">
        <w:r w:rsidR="00F7433F" w:rsidDel="00802924">
          <w:rPr>
            <w:rFonts w:ascii="Times New Roman" w:hAnsi="Times New Roman" w:cs="Times New Roman"/>
          </w:rPr>
          <w:delText>A critical part of the project implementation is the development of</w:delText>
        </w:r>
      </w:del>
      <w:ins w:id="77" w:author="Li, Yanning" w:date="2015-09-10T10:35:00Z">
        <w:del w:id="78" w:author="Juan Carlos Martinez Mori" w:date="2015-09-11T16:13:00Z">
          <w:r w:rsidR="00183893" w:rsidDel="00802924">
            <w:rPr>
              <w:rFonts w:ascii="Times New Roman" w:hAnsi="Times New Roman" w:cs="Times New Roman"/>
            </w:rPr>
            <w:delText xml:space="preserve">to </w:delText>
          </w:r>
        </w:del>
      </w:ins>
      <w:ins w:id="79" w:author="Li, Yanning" w:date="2015-09-10T10:37:00Z">
        <w:del w:id="80" w:author="Juan Carlos Martinez Mori" w:date="2015-09-11T16:13:00Z">
          <w:r w:rsidR="00CF6C5F" w:rsidDel="00802924">
            <w:rPr>
              <w:rFonts w:ascii="Times New Roman" w:hAnsi="Times New Roman" w:cs="Times New Roman"/>
            </w:rPr>
            <w:delText>calibrate the</w:delText>
          </w:r>
        </w:del>
      </w:ins>
      <w:del w:id="81" w:author="Juan Carlos Martinez Mori" w:date="2015-09-11T16:13:00Z">
        <w:r w:rsidR="00F7433F" w:rsidDel="00802924">
          <w:rPr>
            <w:rFonts w:ascii="Times New Roman" w:hAnsi="Times New Roman" w:cs="Times New Roman"/>
          </w:rPr>
          <w:delText xml:space="preserve"> realistic traffic micro-simulation model</w:delText>
        </w:r>
      </w:del>
      <w:del w:id="82" w:author="Li, Yanning" w:date="2015-09-10T10:37:00Z">
        <w:r w:rsidR="00F7433F" w:rsidDel="00CF6C5F">
          <w:rPr>
            <w:rFonts w:ascii="Times New Roman" w:hAnsi="Times New Roman" w:cs="Times New Roman"/>
          </w:rPr>
          <w:delText>s</w:delText>
        </w:r>
      </w:del>
      <w:r w:rsidR="00F7433F">
        <w:rPr>
          <w:rFonts w:ascii="Times New Roman" w:hAnsi="Times New Roman" w:cs="Times New Roman"/>
        </w:rPr>
        <w:t>.</w:t>
      </w:r>
      <w:ins w:id="83" w:author="Juan Carlos Martinez Mori" w:date="2015-09-11T16:15:00Z">
        <w:r w:rsidR="00C05B23">
          <w:rPr>
            <w:rFonts w:ascii="Times New Roman" w:hAnsi="Times New Roman" w:cs="Times New Roman"/>
          </w:rPr>
          <w:t xml:space="preserve"> </w:t>
        </w:r>
      </w:ins>
      <w:proofErr w:type="gramStart"/>
      <w:ins w:id="84" w:author="Juan Carlos Martinez Mori" w:date="2015-09-11T16:22:00Z">
        <w:r w:rsidR="00C05B23">
          <w:rPr>
            <w:rFonts w:ascii="Times New Roman" w:hAnsi="Times New Roman" w:cs="Times New Roman"/>
          </w:rPr>
          <w:t>The following work zones were modeled and calibrated using the</w:t>
        </w:r>
      </w:ins>
      <w:ins w:id="85" w:author="Juan Carlos Martinez Mori" w:date="2015-09-11T16:23:00Z">
        <w:r w:rsidR="00C05B23">
          <w:rPr>
            <w:rFonts w:ascii="Times New Roman" w:hAnsi="Times New Roman" w:cs="Times New Roman"/>
          </w:rPr>
          <w:t xml:space="preserve"> data of their</w:t>
        </w:r>
      </w:ins>
      <w:ins w:id="86" w:author="Juan Carlos Martinez Mori" w:date="2015-09-11T16:22:00Z">
        <w:r w:rsidR="00C05B23">
          <w:rPr>
            <w:rFonts w:ascii="Times New Roman" w:hAnsi="Times New Roman" w:cs="Times New Roman"/>
          </w:rPr>
          <w:t xml:space="preserve"> respective </w:t>
        </w:r>
        <w:proofErr w:type="spellStart"/>
        <w:r w:rsidR="00C05B23">
          <w:rPr>
            <w:rFonts w:ascii="Times New Roman" w:hAnsi="Times New Roman" w:cs="Times New Roman"/>
          </w:rPr>
          <w:t>Ver</w:t>
        </w:r>
        <w:proofErr w:type="spellEnd"/>
        <w:r w:rsidR="00C05B23">
          <w:rPr>
            <w:rFonts w:ascii="Times New Roman" w:hAnsi="Times New Roman" w:cs="Times New Roman"/>
          </w:rPr>
          <w:t>-Mac traffic management system:</w:t>
        </w:r>
      </w:ins>
      <w:proofErr w:type="gramEnd"/>
    </w:p>
    <w:p w14:paraId="5A123EE1" w14:textId="43F133F5" w:rsidR="00F7433F" w:rsidDel="00C05B23" w:rsidRDefault="00F7433F" w:rsidP="00F7433F">
      <w:pPr>
        <w:ind w:left="360"/>
        <w:jc w:val="both"/>
        <w:rPr>
          <w:del w:id="87" w:author="Juan Carlos Martinez Mori" w:date="2015-09-11T16:25:00Z"/>
          <w:rFonts w:ascii="Times New Roman" w:hAnsi="Times New Roman" w:cs="Times New Roman"/>
        </w:rPr>
      </w:pPr>
      <w:del w:id="88" w:author="Juan Carlos Martinez Mori" w:date="2015-09-11T16:25:00Z">
        <w:r w:rsidDel="00C05B23">
          <w:rPr>
            <w:rFonts w:ascii="Times New Roman" w:hAnsi="Times New Roman" w:cs="Times New Roman"/>
          </w:rPr>
          <w:delText xml:space="preserve"> Two work zones were chosen </w:delText>
        </w:r>
      </w:del>
      <w:ins w:id="89" w:author="Li, Yanning" w:date="2015-09-10T10:38:00Z">
        <w:del w:id="90" w:author="Juan Carlos Martinez Mori" w:date="2015-09-11T16:25:00Z">
          <w:r w:rsidR="002B4B7A" w:rsidDel="00C05B23">
            <w:rPr>
              <w:rFonts w:ascii="Times New Roman" w:hAnsi="Times New Roman" w:cs="Times New Roman"/>
            </w:rPr>
            <w:delText xml:space="preserve">modeled in </w:delText>
          </w:r>
          <w:r w:rsidR="00D05A05" w:rsidDel="00C05B23">
            <w:rPr>
              <w:rFonts w:ascii="Times New Roman" w:hAnsi="Times New Roman" w:cs="Times New Roman"/>
            </w:rPr>
            <w:delText>the micro-simulati</w:delText>
          </w:r>
          <w:r w:rsidR="00114992" w:rsidDel="00C05B23">
            <w:rPr>
              <w:rFonts w:ascii="Times New Roman" w:hAnsi="Times New Roman" w:cs="Times New Roman"/>
            </w:rPr>
            <w:delText xml:space="preserve">on environment and Ver-Mac field traffic data </w:delText>
          </w:r>
        </w:del>
      </w:ins>
      <w:ins w:id="91" w:author="Li, Yanning" w:date="2015-09-10T10:39:00Z">
        <w:del w:id="92" w:author="Juan Carlos Martinez Mori" w:date="2015-09-11T16:25:00Z">
          <w:r w:rsidR="00114992" w:rsidDel="00C05B23">
            <w:rPr>
              <w:rFonts w:ascii="Times New Roman" w:hAnsi="Times New Roman" w:cs="Times New Roman"/>
            </w:rPr>
            <w:delText>was use</w:delText>
          </w:r>
          <w:r w:rsidR="001E2346" w:rsidDel="00C05B23">
            <w:rPr>
              <w:rFonts w:ascii="Times New Roman" w:hAnsi="Times New Roman" w:cs="Times New Roman"/>
            </w:rPr>
            <w:delText>d to calibrate these two models</w:delText>
          </w:r>
        </w:del>
      </w:ins>
      <w:del w:id="93" w:author="Juan Carlos Martinez Mori" w:date="2015-09-11T16:25:00Z">
        <w:r w:rsidDel="00C05B23">
          <w:rPr>
            <w:rFonts w:ascii="Times New Roman" w:hAnsi="Times New Roman" w:cs="Times New Roman"/>
          </w:rPr>
          <w:delText>for simulation</w:delText>
        </w:r>
      </w:del>
      <w:ins w:id="94" w:author="Juan Carlos Martinez Mori" w:date="2015-09-11T08:37:00Z">
        <w:del w:id="95" w:author="Juan Carlos Martinez Mori" w:date="2015-09-11T16:25:00Z">
          <w:r w:rsidR="00A92934" w:rsidDel="00C05B23">
            <w:rPr>
              <w:rFonts w:ascii="Times New Roman" w:hAnsi="Times New Roman" w:cs="Times New Roman"/>
            </w:rPr>
            <w:delText>:</w:delText>
          </w:r>
        </w:del>
      </w:ins>
      <w:del w:id="96" w:author="Juan Carlos Martinez Mori" w:date="2015-09-11T16:25:00Z">
        <w:r w:rsidDel="00C05B23">
          <w:rPr>
            <w:rFonts w:ascii="Times New Roman" w:hAnsi="Times New Roman" w:cs="Times New Roman"/>
          </w:rPr>
          <w:delText>.</w:delText>
        </w:r>
      </w:del>
      <w:ins w:id="97" w:author="Li, Yanning" w:date="2015-09-10T10:36:00Z">
        <w:del w:id="98" w:author="Juan Carlos Martinez Mori" w:date="2015-09-11T16:25:00Z">
          <w:r w:rsidR="00184299" w:rsidDel="00C05B23">
            <w:rPr>
              <w:rFonts w:ascii="Times New Roman" w:hAnsi="Times New Roman" w:cs="Times New Roman"/>
            </w:rPr>
            <w:delText xml:space="preserve"> </w:delText>
          </w:r>
        </w:del>
      </w:ins>
    </w:p>
    <w:p w14:paraId="09032A8A" w14:textId="77777777" w:rsidR="00F7433F" w:rsidRDefault="00F7433F" w:rsidP="00F7433F">
      <w:pPr>
        <w:pStyle w:val="ListParagraph"/>
        <w:numPr>
          <w:ilvl w:val="0"/>
          <w:numId w:val="11"/>
        </w:numPr>
        <w:jc w:val="both"/>
        <w:rPr>
          <w:rFonts w:ascii="Times New Roman" w:hAnsi="Times New Roman" w:cs="Times New Roman"/>
        </w:rPr>
      </w:pPr>
      <w:r>
        <w:rPr>
          <w:rFonts w:ascii="Times New Roman" w:hAnsi="Times New Roman" w:cs="Times New Roman"/>
        </w:rPr>
        <w:t xml:space="preserve">I-57/I-64: IDOT Contract No. 78276, in Jefferson County, IL. </w:t>
      </w:r>
      <w:proofErr w:type="gramStart"/>
      <w:r>
        <w:rPr>
          <w:rFonts w:ascii="Times New Roman" w:hAnsi="Times New Roman" w:cs="Times New Roman"/>
        </w:rPr>
        <w:t>25</w:t>
      </w:r>
      <w:proofErr w:type="gramEnd"/>
      <w:r>
        <w:rPr>
          <w:rFonts w:ascii="Times New Roman" w:hAnsi="Times New Roman" w:cs="Times New Roman"/>
        </w:rPr>
        <w:t xml:space="preserve"> sensors were deployed; 22 radar sensors and 3 Remote Traffic Microwave Sensors (RTMS).</w:t>
      </w:r>
    </w:p>
    <w:p w14:paraId="598399B7" w14:textId="77777777" w:rsidR="00F7433F" w:rsidRDefault="00F7433F" w:rsidP="00F7433F">
      <w:pPr>
        <w:pStyle w:val="ListParagraph"/>
        <w:numPr>
          <w:ilvl w:val="0"/>
          <w:numId w:val="11"/>
        </w:numPr>
        <w:jc w:val="both"/>
        <w:rPr>
          <w:rFonts w:ascii="Times New Roman" w:hAnsi="Times New Roman" w:cs="Times New Roman"/>
        </w:rPr>
      </w:pPr>
      <w:r>
        <w:rPr>
          <w:rFonts w:ascii="Times New Roman" w:hAnsi="Times New Roman" w:cs="Times New Roman"/>
        </w:rPr>
        <w:t xml:space="preserve">I-80: IDOT Contract No. 60Y64, in Will County, IL. </w:t>
      </w:r>
      <w:proofErr w:type="gramStart"/>
      <w:r>
        <w:rPr>
          <w:rFonts w:ascii="Times New Roman" w:hAnsi="Times New Roman" w:cs="Times New Roman"/>
        </w:rPr>
        <w:t>30</w:t>
      </w:r>
      <w:proofErr w:type="gramEnd"/>
      <w:r>
        <w:rPr>
          <w:rFonts w:ascii="Times New Roman" w:hAnsi="Times New Roman" w:cs="Times New Roman"/>
        </w:rPr>
        <w:t xml:space="preserve"> sensors were deployed; 18 radar sensors and 12 RTMS.</w:t>
      </w:r>
    </w:p>
    <w:p w14:paraId="28ACFA6B" w14:textId="77777777" w:rsidR="00F7433F" w:rsidRPr="00F7433F" w:rsidRDefault="00F7433F" w:rsidP="00F7433F">
      <w:pPr>
        <w:pStyle w:val="ListParagraph"/>
        <w:ind w:left="1440"/>
        <w:jc w:val="both"/>
        <w:rPr>
          <w:rFonts w:ascii="Times New Roman" w:hAnsi="Times New Roman" w:cs="Times New Roman"/>
        </w:rPr>
      </w:pPr>
    </w:p>
    <w:p w14:paraId="0F0F94CB"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Data Set</w:t>
      </w:r>
    </w:p>
    <w:p w14:paraId="63CBF2E1" w14:textId="57DCF16C" w:rsidR="00F7433F" w:rsidDel="00A92934" w:rsidRDefault="00F7433F" w:rsidP="00F7433F">
      <w:pPr>
        <w:ind w:left="360"/>
        <w:jc w:val="both"/>
        <w:rPr>
          <w:del w:id="99" w:author="Juan Carlos Martinez Mori" w:date="2015-09-11T08:36:00Z"/>
          <w:rFonts w:ascii="Times New Roman" w:hAnsi="Times New Roman" w:cs="Times New Roman"/>
        </w:rPr>
      </w:pPr>
      <w:r w:rsidRPr="00F7433F">
        <w:rPr>
          <w:rFonts w:ascii="Times New Roman" w:hAnsi="Times New Roman" w:cs="Times New Roman"/>
        </w:rPr>
        <w:t xml:space="preserve">The data set of each work zone </w:t>
      </w:r>
      <w:del w:id="100" w:author="Li, Yanning" w:date="2015-09-10T10:42:00Z">
        <w:r w:rsidRPr="00F7433F" w:rsidDel="00096A61">
          <w:rPr>
            <w:rFonts w:ascii="Times New Roman" w:hAnsi="Times New Roman" w:cs="Times New Roman"/>
          </w:rPr>
          <w:delText xml:space="preserve">was </w:delText>
        </w:r>
      </w:del>
      <w:ins w:id="101" w:author="Li, Yanning" w:date="2015-09-10T10:42:00Z">
        <w:r w:rsidR="00096A61">
          <w:rPr>
            <w:rFonts w:ascii="Times New Roman" w:hAnsi="Times New Roman" w:cs="Times New Roman"/>
          </w:rPr>
          <w:t>can be</w:t>
        </w:r>
        <w:r w:rsidR="00096A61" w:rsidRPr="00F7433F">
          <w:rPr>
            <w:rFonts w:ascii="Times New Roman" w:hAnsi="Times New Roman" w:cs="Times New Roman"/>
          </w:rPr>
          <w:t xml:space="preserve"> </w:t>
        </w:r>
      </w:ins>
      <w:r w:rsidRPr="00F7433F">
        <w:rPr>
          <w:rFonts w:ascii="Times New Roman" w:hAnsi="Times New Roman" w:cs="Times New Roman"/>
        </w:rPr>
        <w:t>accessed</w:t>
      </w:r>
      <w:ins w:id="102" w:author="Li, Yanning" w:date="2015-09-10T10:43:00Z">
        <w:del w:id="103" w:author="Juan Carlos Martinez Mori" w:date="2015-09-11T16:27:00Z">
          <w:r w:rsidR="00096A61" w:rsidDel="00952D9F">
            <w:rPr>
              <w:rFonts w:ascii="Times New Roman" w:hAnsi="Times New Roman" w:cs="Times New Roman"/>
            </w:rPr>
            <w:delText xml:space="preserve"> and downloaded</w:delText>
          </w:r>
        </w:del>
      </w:ins>
      <w:r w:rsidRPr="00F7433F">
        <w:rPr>
          <w:rFonts w:ascii="Times New Roman" w:hAnsi="Times New Roman" w:cs="Times New Roman"/>
        </w:rPr>
        <w:t xml:space="preserve"> through the computer program </w:t>
      </w:r>
      <w:proofErr w:type="spellStart"/>
      <w:r w:rsidRPr="00F7433F">
        <w:rPr>
          <w:rFonts w:ascii="Times New Roman" w:hAnsi="Times New Roman" w:cs="Times New Roman"/>
        </w:rPr>
        <w:t>JamLogic</w:t>
      </w:r>
      <w:proofErr w:type="spellEnd"/>
      <w:ins w:id="104" w:author="Juan Carlos Martinez Mori" w:date="2015-09-11T16:26:00Z">
        <w:r w:rsidR="00952D9F">
          <w:rPr>
            <w:rFonts w:ascii="Times New Roman" w:hAnsi="Times New Roman" w:cs="Times New Roman"/>
          </w:rPr>
          <w:t>,</w:t>
        </w:r>
      </w:ins>
      <w:ins w:id="105" w:author="Li, Yanning" w:date="2015-09-10T10:41:00Z">
        <w:r w:rsidR="00DB18F3">
          <w:rPr>
            <w:rFonts w:ascii="Times New Roman" w:hAnsi="Times New Roman" w:cs="Times New Roman"/>
          </w:rPr>
          <w:t xml:space="preserve"> developed by </w:t>
        </w:r>
        <w:proofErr w:type="spellStart"/>
        <w:r w:rsidR="00DB18F3">
          <w:rPr>
            <w:rFonts w:ascii="Times New Roman" w:hAnsi="Times New Roman" w:cs="Times New Roman"/>
          </w:rPr>
          <w:t>Ver</w:t>
        </w:r>
        <w:proofErr w:type="spellEnd"/>
        <w:r w:rsidR="00DB18F3">
          <w:rPr>
            <w:rFonts w:ascii="Times New Roman" w:hAnsi="Times New Roman" w:cs="Times New Roman"/>
          </w:rPr>
          <w:t>-Mac</w:t>
        </w:r>
      </w:ins>
      <w:r w:rsidRPr="00F7433F">
        <w:rPr>
          <w:rFonts w:ascii="Times New Roman" w:hAnsi="Times New Roman" w:cs="Times New Roman"/>
        </w:rPr>
        <w:t xml:space="preserve">. The following </w:t>
      </w:r>
      <w:ins w:id="106" w:author="Li, Yanning" w:date="2015-09-10T10:43:00Z">
        <w:r w:rsidR="009B1268">
          <w:rPr>
            <w:rFonts w:ascii="Times New Roman" w:hAnsi="Times New Roman" w:cs="Times New Roman"/>
          </w:rPr>
          <w:t xml:space="preserve">types of </w:t>
        </w:r>
      </w:ins>
      <w:r w:rsidRPr="00F7433F">
        <w:rPr>
          <w:rFonts w:ascii="Times New Roman" w:hAnsi="Times New Roman" w:cs="Times New Roman"/>
        </w:rPr>
        <w:t xml:space="preserve">data </w:t>
      </w:r>
      <w:del w:id="107" w:author="Li, Yanning" w:date="2015-09-10T10:42:00Z">
        <w:r w:rsidRPr="00F7433F" w:rsidDel="006C5530">
          <w:rPr>
            <w:rFonts w:ascii="Times New Roman" w:hAnsi="Times New Roman" w:cs="Times New Roman"/>
          </w:rPr>
          <w:delText xml:space="preserve">categories </w:delText>
        </w:r>
      </w:del>
      <w:r w:rsidRPr="00F7433F">
        <w:rPr>
          <w:rFonts w:ascii="Times New Roman" w:hAnsi="Times New Roman" w:cs="Times New Roman"/>
        </w:rPr>
        <w:t xml:space="preserve">were </w:t>
      </w:r>
      <w:del w:id="108" w:author="Li, Yanning" w:date="2015-09-10T10:42:00Z">
        <w:r w:rsidRPr="00F7433F" w:rsidDel="007164A4">
          <w:rPr>
            <w:rFonts w:ascii="Times New Roman" w:hAnsi="Times New Roman" w:cs="Times New Roman"/>
          </w:rPr>
          <w:delText xml:space="preserve">required </w:delText>
        </w:r>
      </w:del>
      <w:ins w:id="109" w:author="Li, Yanning" w:date="2015-09-10T10:43:00Z">
        <w:r w:rsidR="000E7AE3">
          <w:rPr>
            <w:rFonts w:ascii="Times New Roman" w:hAnsi="Times New Roman" w:cs="Times New Roman"/>
          </w:rPr>
          <w:t>used</w:t>
        </w:r>
      </w:ins>
      <w:del w:id="110" w:author="Li, Yanning" w:date="2015-09-10T10:44:00Z">
        <w:r w:rsidRPr="00F7433F" w:rsidDel="00473636">
          <w:rPr>
            <w:rFonts w:ascii="Times New Roman" w:hAnsi="Times New Roman" w:cs="Times New Roman"/>
          </w:rPr>
          <w:delText>in 5 minute intervals (this interval was chosen due to its balance between time granularity and reduced noise).</w:delText>
        </w:r>
      </w:del>
      <w:ins w:id="111" w:author="Juan Carlos Martinez Mori" w:date="2015-09-11T08:36:00Z">
        <w:r w:rsidR="00A92934">
          <w:rPr>
            <w:rFonts w:ascii="Times New Roman" w:hAnsi="Times New Roman" w:cs="Times New Roman"/>
          </w:rPr>
          <w:t>, along with their respective timestamp</w:t>
        </w:r>
      </w:ins>
      <w:ins w:id="112" w:author="Juan Carlos Martinez Mori" w:date="2015-09-11T08:37:00Z">
        <w:r w:rsidR="00A92934">
          <w:rPr>
            <w:rFonts w:ascii="Times New Roman" w:hAnsi="Times New Roman" w:cs="Times New Roman"/>
          </w:rPr>
          <w:t>:</w:t>
        </w:r>
      </w:ins>
    </w:p>
    <w:p w14:paraId="2231985A" w14:textId="3850B3EA" w:rsidR="00F7433F" w:rsidRPr="00A92934" w:rsidRDefault="00F7433F">
      <w:pPr>
        <w:ind w:left="360"/>
        <w:jc w:val="both"/>
        <w:rPr>
          <w:rFonts w:ascii="Times New Roman" w:hAnsi="Times New Roman" w:cs="Times New Roman"/>
          <w:rPrChange w:id="113" w:author="Juan Carlos Martinez Mori" w:date="2015-09-11T08:36:00Z">
            <w:rPr/>
          </w:rPrChange>
        </w:rPr>
        <w:pPrChange w:id="114" w:author="Juan Carlos Martinez Mori" w:date="2015-09-11T08:36:00Z">
          <w:pPr>
            <w:pStyle w:val="ListParagraph"/>
            <w:numPr>
              <w:numId w:val="12"/>
            </w:numPr>
            <w:ind w:left="1080" w:hanging="360"/>
            <w:jc w:val="both"/>
          </w:pPr>
        </w:pPrChange>
      </w:pPr>
      <w:commentRangeStart w:id="115"/>
      <w:del w:id="116" w:author="Juan Carlos Martinez Mori" w:date="2015-09-11T08:36:00Z">
        <w:r w:rsidRPr="00A92934" w:rsidDel="00A92934">
          <w:rPr>
            <w:rFonts w:ascii="Times New Roman" w:hAnsi="Times New Roman" w:cs="Times New Roman"/>
            <w:rPrChange w:id="117" w:author="Juan Carlos Martinez Mori" w:date="2015-09-11T08:36:00Z">
              <w:rPr/>
            </w:rPrChange>
          </w:rPr>
          <w:delText>Date and time</w:delText>
        </w:r>
        <w:commentRangeEnd w:id="115"/>
        <w:r w:rsidR="00761C49" w:rsidDel="00A92934">
          <w:rPr>
            <w:rStyle w:val="CommentReference"/>
          </w:rPr>
          <w:commentReference w:id="115"/>
        </w:r>
      </w:del>
    </w:p>
    <w:p w14:paraId="63AE7CC6" w14:textId="77777777" w:rsidR="00F7433F" w:rsidRDefault="00F7433F" w:rsidP="00F7433F">
      <w:pPr>
        <w:pStyle w:val="ListParagraph"/>
        <w:numPr>
          <w:ilvl w:val="0"/>
          <w:numId w:val="12"/>
        </w:numPr>
        <w:jc w:val="both"/>
        <w:rPr>
          <w:rFonts w:ascii="Times New Roman" w:hAnsi="Times New Roman" w:cs="Times New Roman"/>
        </w:rPr>
      </w:pPr>
      <w:r>
        <w:rPr>
          <w:rFonts w:ascii="Times New Roman" w:hAnsi="Times New Roman" w:cs="Times New Roman"/>
        </w:rPr>
        <w:t>Vehicle speed</w:t>
      </w:r>
    </w:p>
    <w:p w14:paraId="37F5AE18" w14:textId="77777777" w:rsidR="00F7433F" w:rsidRPr="00F7433F" w:rsidRDefault="00F7433F" w:rsidP="00F7433F">
      <w:pPr>
        <w:pStyle w:val="ListParagraph"/>
        <w:numPr>
          <w:ilvl w:val="0"/>
          <w:numId w:val="12"/>
        </w:numPr>
        <w:jc w:val="both"/>
        <w:rPr>
          <w:rFonts w:ascii="Times New Roman" w:hAnsi="Times New Roman" w:cs="Times New Roman"/>
        </w:rPr>
      </w:pPr>
      <w:r>
        <w:rPr>
          <w:rFonts w:ascii="Times New Roman" w:hAnsi="Times New Roman" w:cs="Times New Roman"/>
        </w:rPr>
        <w:t>Vehicle count</w:t>
      </w:r>
    </w:p>
    <w:p w14:paraId="5CC2F829" w14:textId="0F94A18A" w:rsidR="00473636" w:rsidDel="00BB14E4" w:rsidRDefault="00473636" w:rsidP="00F7433F">
      <w:pPr>
        <w:ind w:left="360"/>
        <w:jc w:val="both"/>
        <w:rPr>
          <w:ins w:id="118" w:author="Li, Yanning" w:date="2015-09-10T10:48:00Z"/>
          <w:del w:id="119" w:author="Juan Carlos Martinez Mori" w:date="2015-09-11T20:37:00Z"/>
          <w:rFonts w:ascii="Times New Roman" w:hAnsi="Times New Roman" w:cs="Times New Roman"/>
        </w:rPr>
      </w:pPr>
      <w:proofErr w:type="spellStart"/>
      <w:ins w:id="120" w:author="Li, Yanning" w:date="2015-09-10T10:44:00Z">
        <w:r>
          <w:rPr>
            <w:rFonts w:ascii="Times New Roman" w:hAnsi="Times New Roman" w:cs="Times New Roman"/>
          </w:rPr>
          <w:t>Ver</w:t>
        </w:r>
        <w:proofErr w:type="spellEnd"/>
        <w:r>
          <w:rPr>
            <w:rFonts w:ascii="Times New Roman" w:hAnsi="Times New Roman" w:cs="Times New Roman"/>
          </w:rPr>
          <w:t xml:space="preserve">-Mac provides </w:t>
        </w:r>
        <w:r w:rsidR="00C34711">
          <w:rPr>
            <w:rFonts w:ascii="Times New Roman" w:hAnsi="Times New Roman" w:cs="Times New Roman"/>
          </w:rPr>
          <w:t xml:space="preserve">data aggregated in different granularity, ranging from 30 seconds to 1 year. </w:t>
        </w:r>
      </w:ins>
      <w:ins w:id="121" w:author="Li, Yanning" w:date="2015-09-10T10:46:00Z">
        <w:r w:rsidR="004031FE">
          <w:rPr>
            <w:rFonts w:ascii="Times New Roman" w:hAnsi="Times New Roman" w:cs="Times New Roman"/>
          </w:rPr>
          <w:t>T</w:t>
        </w:r>
      </w:ins>
      <w:ins w:id="122" w:author="Li, Yanning" w:date="2015-09-10T10:45:00Z">
        <w:r w:rsidR="00D86045">
          <w:rPr>
            <w:rFonts w:ascii="Times New Roman" w:hAnsi="Times New Roman" w:cs="Times New Roman"/>
          </w:rPr>
          <w:t>his analysis</w:t>
        </w:r>
      </w:ins>
      <w:ins w:id="123" w:author="Li, Yanning" w:date="2015-09-10T10:46:00Z">
        <w:r w:rsidR="004031FE">
          <w:rPr>
            <w:rFonts w:ascii="Times New Roman" w:hAnsi="Times New Roman" w:cs="Times New Roman"/>
          </w:rPr>
          <w:t xml:space="preserve"> is based on the 5</w:t>
        </w:r>
      </w:ins>
      <w:ins w:id="124" w:author="Juan Carlos Martinez Mori" w:date="2015-09-11T16:28:00Z">
        <w:r w:rsidR="00952D9F">
          <w:rPr>
            <w:rFonts w:ascii="Times New Roman" w:hAnsi="Times New Roman" w:cs="Times New Roman"/>
          </w:rPr>
          <w:t>-</w:t>
        </w:r>
      </w:ins>
      <w:ins w:id="125" w:author="Li, Yanning" w:date="2015-09-10T10:46:00Z">
        <w:del w:id="126" w:author="Juan Carlos Martinez Mori" w:date="2015-09-11T16:28:00Z">
          <w:r w:rsidR="004031FE" w:rsidDel="00952D9F">
            <w:rPr>
              <w:rFonts w:ascii="Times New Roman" w:hAnsi="Times New Roman" w:cs="Times New Roman"/>
            </w:rPr>
            <w:delText>-</w:delText>
          </w:r>
        </w:del>
        <w:r w:rsidR="004031FE">
          <w:rPr>
            <w:rFonts w:ascii="Times New Roman" w:hAnsi="Times New Roman" w:cs="Times New Roman"/>
          </w:rPr>
          <w:t>min</w:t>
        </w:r>
      </w:ins>
      <w:ins w:id="127" w:author="Juan Carlos Martinez Mori" w:date="2015-09-11T16:28:00Z">
        <w:r w:rsidR="00952D9F">
          <w:rPr>
            <w:rFonts w:ascii="Times New Roman" w:hAnsi="Times New Roman" w:cs="Times New Roman"/>
          </w:rPr>
          <w:t>ute</w:t>
        </w:r>
      </w:ins>
      <w:ins w:id="128" w:author="Li, Yanning" w:date="2015-09-10T10:46:00Z">
        <w:r w:rsidR="004031FE">
          <w:rPr>
            <w:rFonts w:ascii="Times New Roman" w:hAnsi="Times New Roman" w:cs="Times New Roman"/>
          </w:rPr>
          <w:t xml:space="preserve"> granularity data set, </w:t>
        </w:r>
      </w:ins>
      <w:ins w:id="129" w:author="Li, Yanning" w:date="2015-09-10T10:47:00Z">
        <w:r w:rsidR="004031FE">
          <w:rPr>
            <w:rFonts w:ascii="Times New Roman" w:hAnsi="Times New Roman" w:cs="Times New Roman"/>
          </w:rPr>
          <w:t>which w</w:t>
        </w:r>
      </w:ins>
      <w:ins w:id="130" w:author="Juan Carlos Martinez Mori" w:date="2015-09-11T16:28:00Z">
        <w:r w:rsidR="00952D9F">
          <w:rPr>
            <w:rFonts w:ascii="Times New Roman" w:hAnsi="Times New Roman" w:cs="Times New Roman"/>
          </w:rPr>
          <w:t>as</w:t>
        </w:r>
      </w:ins>
      <w:ins w:id="131" w:author="Li, Yanning" w:date="2015-09-10T10:47:00Z">
        <w:del w:id="132" w:author="Juan Carlos Martinez Mori" w:date="2015-09-11T16:28:00Z">
          <w:r w:rsidR="004031FE" w:rsidDel="00952D9F">
            <w:rPr>
              <w:rFonts w:ascii="Times New Roman" w:hAnsi="Times New Roman" w:cs="Times New Roman"/>
            </w:rPr>
            <w:delText>e</w:delText>
          </w:r>
        </w:del>
        <w:r w:rsidR="004031FE">
          <w:rPr>
            <w:rFonts w:ascii="Times New Roman" w:hAnsi="Times New Roman" w:cs="Times New Roman"/>
          </w:rPr>
          <w:t xml:space="preserve"> found</w:t>
        </w:r>
        <w:r w:rsidR="003F7860">
          <w:rPr>
            <w:rFonts w:ascii="Times New Roman" w:hAnsi="Times New Roman" w:cs="Times New Roman"/>
          </w:rPr>
          <w:t xml:space="preserve"> to </w:t>
        </w:r>
      </w:ins>
      <w:ins w:id="133" w:author="Juan Carlos Martinez Mori" w:date="2015-09-11T16:28:00Z">
        <w:r w:rsidR="00952D9F">
          <w:rPr>
            <w:rFonts w:ascii="Times New Roman" w:hAnsi="Times New Roman" w:cs="Times New Roman"/>
          </w:rPr>
          <w:t>provide a</w:t>
        </w:r>
      </w:ins>
      <w:ins w:id="134" w:author="Li, Yanning" w:date="2015-09-10T10:47:00Z">
        <w:del w:id="135" w:author="Juan Carlos Martinez Mori" w:date="2015-09-11T16:28:00Z">
          <w:r w:rsidR="003F7860" w:rsidDel="00952D9F">
            <w:rPr>
              <w:rFonts w:ascii="Times New Roman" w:hAnsi="Times New Roman" w:cs="Times New Roman"/>
            </w:rPr>
            <w:delText>be a</w:delText>
          </w:r>
        </w:del>
        <w:r w:rsidR="003F7860">
          <w:rPr>
            <w:rFonts w:ascii="Times New Roman" w:hAnsi="Times New Roman" w:cs="Times New Roman"/>
          </w:rPr>
          <w:t xml:space="preserve"> good</w:t>
        </w:r>
        <w:r w:rsidR="004031FE">
          <w:rPr>
            <w:rFonts w:ascii="Times New Roman" w:hAnsi="Times New Roman" w:cs="Times New Roman"/>
          </w:rPr>
          <w:t xml:space="preserve"> </w:t>
        </w:r>
      </w:ins>
      <w:ins w:id="136" w:author="Li, Yanning" w:date="2015-09-10T10:44:00Z">
        <w:r w:rsidRPr="00F7433F">
          <w:rPr>
            <w:rFonts w:ascii="Times New Roman" w:hAnsi="Times New Roman" w:cs="Times New Roman"/>
          </w:rPr>
          <w:t xml:space="preserve">balance between </w:t>
        </w:r>
      </w:ins>
      <w:ins w:id="137" w:author="Li, Yanning" w:date="2015-09-10T10:47:00Z">
        <w:r w:rsidR="006635FB">
          <w:rPr>
            <w:rFonts w:ascii="Times New Roman" w:hAnsi="Times New Roman" w:cs="Times New Roman"/>
          </w:rPr>
          <w:t xml:space="preserve">data </w:t>
        </w:r>
        <w:r w:rsidR="00D42C3F">
          <w:rPr>
            <w:rFonts w:ascii="Times New Roman" w:hAnsi="Times New Roman" w:cs="Times New Roman"/>
          </w:rPr>
          <w:t>resolution</w:t>
        </w:r>
      </w:ins>
      <w:ins w:id="138" w:author="Li, Yanning" w:date="2015-09-10T10:44:00Z">
        <w:r w:rsidR="004031FE">
          <w:rPr>
            <w:rFonts w:ascii="Times New Roman" w:hAnsi="Times New Roman" w:cs="Times New Roman"/>
          </w:rPr>
          <w:t xml:space="preserve"> and </w:t>
        </w:r>
      </w:ins>
      <w:ins w:id="139" w:author="Li, Yanning" w:date="2015-09-10T10:47:00Z">
        <w:r w:rsidR="00231846">
          <w:rPr>
            <w:rFonts w:ascii="Times New Roman" w:hAnsi="Times New Roman" w:cs="Times New Roman"/>
          </w:rPr>
          <w:t xml:space="preserve">sensor </w:t>
        </w:r>
      </w:ins>
      <w:ins w:id="140" w:author="Li, Yanning" w:date="2015-09-10T10:44:00Z">
        <w:r w:rsidR="004031FE">
          <w:rPr>
            <w:rFonts w:ascii="Times New Roman" w:hAnsi="Times New Roman" w:cs="Times New Roman"/>
          </w:rPr>
          <w:t>noise.</w:t>
        </w:r>
      </w:ins>
      <w:ins w:id="141" w:author="Juan Carlos Martinez Mori" w:date="2015-09-11T20:42:00Z">
        <w:r w:rsidR="00BB14E4">
          <w:rPr>
            <w:rFonts w:ascii="Times New Roman" w:hAnsi="Times New Roman" w:cs="Times New Roman"/>
          </w:rPr>
          <w:t xml:space="preserve"> </w:t>
        </w:r>
      </w:ins>
    </w:p>
    <w:p w14:paraId="7D6A174D" w14:textId="3D5B3BE0" w:rsidR="00AF251A" w:rsidDel="00DD1101" w:rsidRDefault="00C957A1">
      <w:pPr>
        <w:ind w:left="360"/>
        <w:jc w:val="both"/>
        <w:rPr>
          <w:del w:id="142" w:author="Juan Carlos Martinez Mori" w:date="2015-09-12T08:56:00Z"/>
          <w:rFonts w:ascii="Times New Roman" w:hAnsi="Times New Roman" w:cs="Times New Roman"/>
        </w:rPr>
        <w:pPrChange w:id="143" w:author="Juan Carlos Martinez Mori" w:date="2015-09-12T08:56:00Z">
          <w:pPr>
            <w:pStyle w:val="ListParagraph"/>
            <w:ind w:left="1080"/>
            <w:jc w:val="both"/>
          </w:pPr>
        </w:pPrChange>
      </w:pPr>
      <w:ins w:id="144" w:author="Li, Yanning" w:date="2015-09-10T10:48:00Z">
        <w:r>
          <w:rPr>
            <w:rFonts w:ascii="Times New Roman" w:hAnsi="Times New Roman" w:cs="Times New Roman"/>
          </w:rPr>
          <w:t xml:space="preserve">A python code was developed </w:t>
        </w:r>
      </w:ins>
      <w:ins w:id="145" w:author="Juan Carlos Martinez Mori" w:date="2015-09-12T08:54:00Z">
        <w:r w:rsidR="00037F5B">
          <w:rPr>
            <w:rFonts w:ascii="Times New Roman" w:hAnsi="Times New Roman" w:cs="Times New Roman"/>
          </w:rPr>
          <w:t xml:space="preserve">to </w:t>
        </w:r>
      </w:ins>
      <w:ins w:id="146" w:author="Juan Carlos Martinez Mori" w:date="2015-09-12T08:52:00Z">
        <w:r w:rsidR="004C2457">
          <w:rPr>
            <w:rFonts w:ascii="Times New Roman" w:hAnsi="Times New Roman" w:cs="Times New Roman"/>
          </w:rPr>
          <w:t xml:space="preserve">read the files outputted by </w:t>
        </w:r>
        <w:proofErr w:type="spellStart"/>
        <w:r w:rsidR="004C2457">
          <w:rPr>
            <w:rFonts w:ascii="Times New Roman" w:hAnsi="Times New Roman" w:cs="Times New Roman"/>
          </w:rPr>
          <w:t>JamLogic</w:t>
        </w:r>
        <w:proofErr w:type="spellEnd"/>
        <w:r w:rsidR="004C2457">
          <w:rPr>
            <w:rFonts w:ascii="Times New Roman" w:hAnsi="Times New Roman" w:cs="Times New Roman"/>
          </w:rPr>
          <w:t>, and</w:t>
        </w:r>
      </w:ins>
      <w:ins w:id="147" w:author="Li, Yanning" w:date="2015-09-10T10:48:00Z">
        <w:del w:id="148" w:author="Juan Carlos Martinez Mori" w:date="2015-09-12T08:52:00Z">
          <w:r w:rsidDel="004C2457">
            <w:rPr>
              <w:rFonts w:ascii="Times New Roman" w:hAnsi="Times New Roman" w:cs="Times New Roman"/>
            </w:rPr>
            <w:delText>to</w:delText>
          </w:r>
        </w:del>
        <w:r>
          <w:rPr>
            <w:rFonts w:ascii="Times New Roman" w:hAnsi="Times New Roman" w:cs="Times New Roman"/>
          </w:rPr>
          <w:t xml:space="preserve"> perform visualization, </w:t>
        </w:r>
      </w:ins>
      <w:ins w:id="149" w:author="Juan Carlos Martinez Mori" w:date="2015-09-12T08:52:00Z">
        <w:r w:rsidR="004C2457">
          <w:rPr>
            <w:rFonts w:ascii="Times New Roman" w:hAnsi="Times New Roman" w:cs="Times New Roman"/>
          </w:rPr>
          <w:t xml:space="preserve">statistical </w:t>
        </w:r>
      </w:ins>
      <w:ins w:id="150" w:author="Li, Yanning" w:date="2015-09-10T10:48:00Z">
        <w:r>
          <w:rPr>
            <w:rFonts w:ascii="Times New Roman" w:hAnsi="Times New Roman" w:cs="Times New Roman"/>
          </w:rPr>
          <w:t xml:space="preserve">analysis, and </w:t>
        </w:r>
      </w:ins>
      <w:ins w:id="151" w:author="Li, Yanning" w:date="2015-09-10T10:49:00Z">
        <w:r>
          <w:rPr>
            <w:rFonts w:ascii="Times New Roman" w:hAnsi="Times New Roman" w:cs="Times New Roman"/>
          </w:rPr>
          <w:t>formatting</w:t>
        </w:r>
      </w:ins>
      <w:ins w:id="152" w:author="Li, Yanning" w:date="2015-09-10T10:48:00Z">
        <w:r>
          <w:rPr>
            <w:rFonts w:ascii="Times New Roman" w:hAnsi="Times New Roman" w:cs="Times New Roman"/>
          </w:rPr>
          <w:t xml:space="preserve"> </w:t>
        </w:r>
      </w:ins>
      <w:ins w:id="153" w:author="Juan Carlos Martinez Mori" w:date="2015-09-12T08:52:00Z">
        <w:r w:rsidR="004C2457">
          <w:rPr>
            <w:rFonts w:ascii="Times New Roman" w:hAnsi="Times New Roman" w:cs="Times New Roman"/>
          </w:rPr>
          <w:t>(for the</w:t>
        </w:r>
      </w:ins>
      <w:ins w:id="154" w:author="Juan Carlos Martinez Mori" w:date="2015-09-12T08:53:00Z">
        <w:r w:rsidR="004C2457">
          <w:rPr>
            <w:rFonts w:ascii="Times New Roman" w:hAnsi="Times New Roman" w:cs="Times New Roman"/>
          </w:rPr>
          <w:t xml:space="preserve"> micro-simulation environment) </w:t>
        </w:r>
      </w:ins>
      <w:ins w:id="155" w:author="Li, Yanning" w:date="2015-09-10T10:49:00Z">
        <w:r>
          <w:rPr>
            <w:rFonts w:ascii="Times New Roman" w:hAnsi="Times New Roman" w:cs="Times New Roman"/>
          </w:rPr>
          <w:t>o</w:t>
        </w:r>
      </w:ins>
      <w:ins w:id="156" w:author="Juan Carlos Martinez Mori" w:date="2015-09-12T08:53:00Z">
        <w:r w:rsidR="004C2457">
          <w:rPr>
            <w:rFonts w:ascii="Times New Roman" w:hAnsi="Times New Roman" w:cs="Times New Roman"/>
          </w:rPr>
          <w:t>n</w:t>
        </w:r>
      </w:ins>
      <w:ins w:id="157" w:author="Li, Yanning" w:date="2015-09-10T10:49:00Z">
        <w:del w:id="158" w:author="Juan Carlos Martinez Mori" w:date="2015-09-12T08:53:00Z">
          <w:r w:rsidDel="004C2457">
            <w:rPr>
              <w:rFonts w:ascii="Times New Roman" w:hAnsi="Times New Roman" w:cs="Times New Roman"/>
            </w:rPr>
            <w:delText>f</w:delText>
          </w:r>
        </w:del>
        <w:r>
          <w:rPr>
            <w:rFonts w:ascii="Times New Roman" w:hAnsi="Times New Roman" w:cs="Times New Roman"/>
          </w:rPr>
          <w:t xml:space="preserve"> the data.</w:t>
        </w:r>
      </w:ins>
    </w:p>
    <w:p w14:paraId="00F18FFC" w14:textId="77777777" w:rsidR="00DD1101" w:rsidRDefault="00DD1101">
      <w:pPr>
        <w:ind w:left="360"/>
        <w:jc w:val="both"/>
        <w:rPr>
          <w:ins w:id="159" w:author="Juan Carlos Martinez Mori" w:date="2015-09-12T08:56:00Z"/>
          <w:rFonts w:ascii="Times New Roman" w:hAnsi="Times New Roman" w:cs="Times New Roman"/>
        </w:rPr>
      </w:pPr>
    </w:p>
    <w:commentRangeStart w:id="160"/>
    <w:p w14:paraId="5BE3AF60" w14:textId="56733C5B" w:rsidR="00C078E7" w:rsidDel="00BB14E4" w:rsidRDefault="00154C0A" w:rsidP="00F7433F">
      <w:pPr>
        <w:ind w:left="360"/>
        <w:jc w:val="both"/>
        <w:rPr>
          <w:ins w:id="161" w:author="Li, Yanning" w:date="2015-09-10T10:49:00Z"/>
          <w:del w:id="162" w:author="Juan Carlos Martinez Mori" w:date="2015-09-11T20:37:00Z"/>
          <w:rFonts w:ascii="Times New Roman" w:hAnsi="Times New Roman" w:cs="Times New Roman"/>
        </w:rPr>
      </w:pPr>
      <w:ins w:id="163" w:author="Li, Yanning" w:date="2015-09-10T10:49:00Z">
        <w:del w:id="164" w:author="Juan Carlos Martinez Mori" w:date="2015-09-11T20:37:00Z">
          <w:r w:rsidDel="00BB14E4">
            <w:rPr>
              <w:rFonts w:ascii="Times New Roman" w:hAnsi="Times New Roman" w:cs="Times New Roman"/>
              <w:noProof/>
              <w:rPrChange w:id="165" w:author="Unknown">
                <w:rPr>
                  <w:noProof/>
                </w:rPr>
              </w:rPrChange>
            </w:rPr>
            <mc:AlternateContent>
              <mc:Choice Requires="wps">
                <w:drawing>
                  <wp:anchor distT="0" distB="0" distL="114300" distR="114300" simplePos="0" relativeHeight="251656704" behindDoc="0" locked="0" layoutInCell="1" allowOverlap="1" wp14:anchorId="0286C649" wp14:editId="42AEF480">
                    <wp:simplePos x="0" y="0"/>
                    <wp:positionH relativeFrom="column">
                      <wp:posOffset>402590</wp:posOffset>
                    </wp:positionH>
                    <wp:positionV relativeFrom="paragraph">
                      <wp:posOffset>224155</wp:posOffset>
                    </wp:positionV>
                    <wp:extent cx="5462270" cy="949960"/>
                    <wp:effectExtent l="0" t="0" r="24130" b="15240"/>
                    <wp:wrapThrough wrapText="bothSides">
                      <wp:wrapPolygon edited="0">
                        <wp:start x="0" y="0"/>
                        <wp:lineTo x="0" y="21369"/>
                        <wp:lineTo x="21595" y="21369"/>
                        <wp:lineTo x="21595" y="0"/>
                        <wp:lineTo x="0" y="0"/>
                      </wp:wrapPolygon>
                    </wp:wrapThrough>
                    <wp:docPr id="8" name="Rectangle 8"/>
                    <wp:cNvGraphicFramePr/>
                    <a:graphic xmlns:a="http://schemas.openxmlformats.org/drawingml/2006/main">
                      <a:graphicData uri="http://schemas.microsoft.com/office/word/2010/wordprocessingShape">
                        <wps:wsp>
                          <wps:cNvSpPr/>
                          <wps:spPr>
                            <a:xfrm>
                              <a:off x="0" y="0"/>
                              <a:ext cx="5462270" cy="949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6ADB3040" id="Rectangle_x0020_8" o:spid="_x0000_s1026" style="position:absolute;margin-left:31.7pt;margin-top:17.65pt;width:430.1pt;height:74.8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" fillcolor="#5b9bd5 [3204]" strokecolor="#1f4d78 [1604]" strokeweight="1pt">
                    <w10:wrap type="through"/>
                  </v:rect>
                </w:pict>
              </mc:Fallback>
            </mc:AlternateContent>
          </w:r>
        </w:del>
      </w:ins>
      <w:commentRangeEnd w:id="160"/>
      <w:r w:rsidR="00397FEF">
        <w:rPr>
          <w:rStyle w:val="CommentReference"/>
        </w:rPr>
        <w:commentReference w:id="160"/>
      </w:r>
    </w:p>
    <w:p w14:paraId="552C8C7C" w14:textId="77777777" w:rsidR="00C078E7" w:rsidDel="00BB14E4" w:rsidRDefault="00C078E7" w:rsidP="00F7433F">
      <w:pPr>
        <w:ind w:left="360"/>
        <w:jc w:val="both"/>
        <w:rPr>
          <w:ins w:id="166" w:author="Li, Yanning" w:date="2015-09-10T10:49:00Z"/>
          <w:del w:id="167" w:author="Juan Carlos Martinez Mori" w:date="2015-09-11T20:37:00Z"/>
          <w:rFonts w:ascii="Times New Roman" w:hAnsi="Times New Roman" w:cs="Times New Roman"/>
        </w:rPr>
      </w:pPr>
    </w:p>
    <w:p w14:paraId="29164FFC" w14:textId="77777777" w:rsidR="00C078E7" w:rsidDel="00BB14E4" w:rsidRDefault="00C078E7" w:rsidP="00F7433F">
      <w:pPr>
        <w:ind w:left="360"/>
        <w:jc w:val="both"/>
        <w:rPr>
          <w:ins w:id="168" w:author="Li, Yanning" w:date="2015-09-10T10:49:00Z"/>
          <w:del w:id="169" w:author="Juan Carlos Martinez Mori" w:date="2015-09-11T20:37:00Z"/>
          <w:rFonts w:ascii="Times New Roman" w:hAnsi="Times New Roman" w:cs="Times New Roman"/>
        </w:rPr>
      </w:pPr>
    </w:p>
    <w:p w14:paraId="17662FFC" w14:textId="77777777" w:rsidR="00C078E7" w:rsidDel="00BB14E4" w:rsidRDefault="00C078E7" w:rsidP="00F7433F">
      <w:pPr>
        <w:ind w:left="360"/>
        <w:jc w:val="both"/>
        <w:rPr>
          <w:ins w:id="170" w:author="Li, Yanning" w:date="2015-09-10T10:44:00Z"/>
          <w:del w:id="171" w:author="Juan Carlos Martinez Mori" w:date="2015-09-11T20:37:00Z"/>
          <w:rFonts w:ascii="Times New Roman" w:hAnsi="Times New Roman" w:cs="Times New Roman"/>
        </w:rPr>
      </w:pPr>
    </w:p>
    <w:p w14:paraId="15EC8B43" w14:textId="77777777" w:rsidR="00062E51" w:rsidDel="00BB14E4" w:rsidRDefault="00062E51" w:rsidP="00F7433F">
      <w:pPr>
        <w:pStyle w:val="ListParagraph"/>
        <w:ind w:left="1080"/>
        <w:jc w:val="both"/>
        <w:rPr>
          <w:ins w:id="172" w:author="Li, Yanning" w:date="2015-09-10T10:53:00Z"/>
          <w:del w:id="173" w:author="Juan Carlos Martinez Mori" w:date="2015-09-11T20:37:00Z"/>
          <w:rFonts w:ascii="Times New Roman" w:hAnsi="Times New Roman" w:cs="Times New Roman"/>
        </w:rPr>
      </w:pPr>
    </w:p>
    <w:p w14:paraId="2EA733C0" w14:textId="77777777" w:rsidR="00062E51" w:rsidDel="00BB14E4" w:rsidRDefault="00062E51" w:rsidP="00F7433F">
      <w:pPr>
        <w:pStyle w:val="ListParagraph"/>
        <w:ind w:left="1080"/>
        <w:jc w:val="both"/>
        <w:rPr>
          <w:ins w:id="174" w:author="Li, Yanning" w:date="2015-09-10T10:53:00Z"/>
          <w:del w:id="175" w:author="Juan Carlos Martinez Mori" w:date="2015-09-11T20:37:00Z"/>
          <w:rFonts w:ascii="Times New Roman" w:hAnsi="Times New Roman" w:cs="Times New Roman"/>
        </w:rPr>
      </w:pPr>
    </w:p>
    <w:p w14:paraId="5F791F3F" w14:textId="77777777" w:rsidR="00062E51" w:rsidDel="00BB14E4" w:rsidRDefault="00062E51" w:rsidP="00F7433F">
      <w:pPr>
        <w:pStyle w:val="ListParagraph"/>
        <w:ind w:left="1080"/>
        <w:jc w:val="both"/>
        <w:rPr>
          <w:ins w:id="176" w:author="Juan Carlos Martinez Mori" w:date="2015-09-11T16:31:00Z"/>
          <w:del w:id="177" w:author="Juan Carlos Martinez Mori" w:date="2015-09-11T20:37:00Z"/>
          <w:rFonts w:ascii="Times New Roman" w:hAnsi="Times New Roman" w:cs="Times New Roman"/>
        </w:rPr>
      </w:pPr>
    </w:p>
    <w:p w14:paraId="3FD8D573" w14:textId="77777777" w:rsidR="00E051CC" w:rsidRPr="00BB14E4" w:rsidDel="00BB14E4" w:rsidRDefault="00E051CC">
      <w:pPr>
        <w:ind w:left="360"/>
        <w:jc w:val="both"/>
        <w:rPr>
          <w:ins w:id="178" w:author="Li, Yanning" w:date="2015-09-10T10:53:00Z"/>
          <w:del w:id="179" w:author="Juan Carlos Martinez Mori" w:date="2015-09-11T20:42:00Z"/>
          <w:rFonts w:ascii="Times New Roman" w:hAnsi="Times New Roman" w:cs="Times New Roman"/>
          <w:rPrChange w:id="180" w:author="Juan Carlos Martinez Mori" w:date="2015-09-11T20:37:00Z">
            <w:rPr>
              <w:ins w:id="181" w:author="Li, Yanning" w:date="2015-09-10T10:53:00Z"/>
              <w:del w:id="182" w:author="Juan Carlos Martinez Mori" w:date="2015-09-11T20:42:00Z"/>
            </w:rPr>
          </w:rPrChange>
        </w:rPr>
        <w:pPrChange w:id="183" w:author="Juan Carlos Martinez Mori" w:date="2015-09-11T20:37:00Z">
          <w:pPr>
            <w:pStyle w:val="ListParagraph"/>
            <w:ind w:left="1080"/>
            <w:jc w:val="both"/>
          </w:pPr>
        </w:pPrChange>
      </w:pPr>
    </w:p>
    <w:p w14:paraId="44B08D34" w14:textId="77777777" w:rsidR="00062E51" w:rsidRPr="00BB14E4" w:rsidDel="00BB14E4" w:rsidRDefault="00062E51">
      <w:pPr>
        <w:jc w:val="both"/>
        <w:rPr>
          <w:ins w:id="184" w:author="Li, Yanning" w:date="2015-09-10T10:53:00Z"/>
          <w:del w:id="185" w:author="Juan Carlos Martinez Mori" w:date="2015-09-11T20:42:00Z"/>
          <w:rFonts w:ascii="Times New Roman" w:hAnsi="Times New Roman" w:cs="Times New Roman"/>
          <w:rPrChange w:id="186" w:author="Juan Carlos Martinez Mori" w:date="2015-09-11T20:42:00Z">
            <w:rPr>
              <w:ins w:id="187" w:author="Li, Yanning" w:date="2015-09-10T10:53:00Z"/>
              <w:del w:id="188" w:author="Juan Carlos Martinez Mori" w:date="2015-09-11T20:42:00Z"/>
            </w:rPr>
          </w:rPrChange>
        </w:rPr>
        <w:pPrChange w:id="189" w:author="Juan Carlos Martinez Mori" w:date="2015-09-11T20:42:00Z">
          <w:pPr>
            <w:pStyle w:val="ListParagraph"/>
            <w:ind w:left="1080"/>
            <w:jc w:val="both"/>
          </w:pPr>
        </w:pPrChange>
      </w:pPr>
    </w:p>
    <w:p w14:paraId="6724935A" w14:textId="20DC1698" w:rsidR="00F7433F" w:rsidRPr="00BB14E4" w:rsidDel="00AF2C30" w:rsidRDefault="00F7433F">
      <w:pPr>
        <w:rPr>
          <w:del w:id="190" w:author="Li, Yanning" w:date="2015-09-10T10:50:00Z"/>
          <w:rFonts w:ascii="Times New Roman" w:hAnsi="Times New Roman" w:cs="Times New Roman"/>
          <w:rPrChange w:id="191" w:author="Juan Carlos Martinez Mori" w:date="2015-09-11T20:42:00Z">
            <w:rPr>
              <w:del w:id="192" w:author="Li, Yanning" w:date="2015-09-10T10:50:00Z"/>
            </w:rPr>
          </w:rPrChange>
        </w:rPr>
        <w:pPrChange w:id="193" w:author="Juan Carlos Martinez Mori" w:date="2015-09-11T20:42:00Z">
          <w:pPr>
            <w:ind w:left="360"/>
            <w:jc w:val="both"/>
          </w:pPr>
        </w:pPrChange>
      </w:pPr>
      <w:del w:id="194" w:author="Li, Yanning" w:date="2015-09-10T10:50:00Z">
        <w:r w:rsidRPr="00BB14E4" w:rsidDel="00AF2C30">
          <w:rPr>
            <w:rFonts w:ascii="Times New Roman" w:hAnsi="Times New Roman" w:cs="Times New Roman"/>
            <w:rPrChange w:id="195" w:author="Juan Carlos Martinez Mori" w:date="2015-09-11T20:42:00Z">
              <w:rPr/>
            </w:rPrChange>
          </w:rPr>
          <w:delText>JamLogic was used to export all of the available data as MS Excel spreadsheets. These spreadsheets were in turn converted into csv files and read by our data extraction code. This code has the capability of working with user specified sets of sensors and time intervals to:</w:delText>
        </w:r>
      </w:del>
    </w:p>
    <w:p w14:paraId="0135CC39" w14:textId="70291FB4" w:rsidR="00F7433F" w:rsidDel="00AF2C30" w:rsidRDefault="00F7433F">
      <w:pPr>
        <w:rPr>
          <w:del w:id="196" w:author="Li, Yanning" w:date="2015-09-10T10:50:00Z"/>
        </w:rPr>
        <w:pPrChange w:id="197" w:author="Juan Carlos Martinez Mori" w:date="2015-09-11T20:42:00Z">
          <w:pPr>
            <w:pStyle w:val="ListParagraph"/>
            <w:numPr>
              <w:numId w:val="12"/>
            </w:numPr>
            <w:ind w:left="1080" w:hanging="360"/>
            <w:jc w:val="both"/>
          </w:pPr>
        </w:pPrChange>
      </w:pPr>
      <w:del w:id="198" w:author="Li, Yanning" w:date="2015-09-10T10:50:00Z">
        <w:r w:rsidDel="00AF2C30">
          <w:delText>Plot the correspondent data</w:delText>
        </w:r>
      </w:del>
    </w:p>
    <w:p w14:paraId="07E86919" w14:textId="70227A8F" w:rsidR="00F7433F" w:rsidDel="00AF2C30" w:rsidRDefault="00F7433F">
      <w:pPr>
        <w:rPr>
          <w:del w:id="199" w:author="Li, Yanning" w:date="2015-09-10T10:50:00Z"/>
        </w:rPr>
        <w:pPrChange w:id="200" w:author="Juan Carlos Martinez Mori" w:date="2015-09-11T20:42:00Z">
          <w:pPr>
            <w:pStyle w:val="ListParagraph"/>
            <w:numPr>
              <w:numId w:val="12"/>
            </w:numPr>
            <w:ind w:left="1080" w:hanging="360"/>
            <w:jc w:val="both"/>
          </w:pPr>
        </w:pPrChange>
      </w:pPr>
      <w:del w:id="201" w:author="Li, Yanning" w:date="2015-09-10T10:50:00Z">
        <w:r w:rsidDel="00AF2C30">
          <w:delText>Export new csv files in a format that could be read by a traffic micro-simulation program</w:delText>
        </w:r>
      </w:del>
    </w:p>
    <w:p w14:paraId="7A149502" w14:textId="77777777" w:rsidR="00F7433F" w:rsidRPr="00F7433F" w:rsidRDefault="00F7433F">
      <w:pPr>
        <w:ind w:left="360"/>
        <w:jc w:val="both"/>
        <w:pPrChange w:id="202" w:author="Juan Carlos Martinez Mori" w:date="2015-09-12T08:56:00Z">
          <w:pPr>
            <w:pStyle w:val="ListParagraph"/>
            <w:ind w:left="1080"/>
            <w:jc w:val="both"/>
          </w:pPr>
        </w:pPrChange>
      </w:pPr>
    </w:p>
    <w:p w14:paraId="02A56A86" w14:textId="77777777" w:rsidR="00800D07" w:rsidRPr="00076298" w:rsidRDefault="00800D07" w:rsidP="00800D07">
      <w:pPr>
        <w:pStyle w:val="ListParagraph"/>
        <w:numPr>
          <w:ilvl w:val="0"/>
          <w:numId w:val="9"/>
        </w:numPr>
        <w:jc w:val="both"/>
        <w:rPr>
          <w:rFonts w:ascii="Times New Roman" w:hAnsi="Times New Roman" w:cs="Times New Roman"/>
          <w:b/>
          <w:sz w:val="28"/>
          <w:szCs w:val="28"/>
        </w:rPr>
      </w:pPr>
      <w:r w:rsidRPr="00076298">
        <w:rPr>
          <w:rFonts w:ascii="Times New Roman" w:hAnsi="Times New Roman" w:cs="Times New Roman"/>
          <w:b/>
          <w:sz w:val="28"/>
          <w:szCs w:val="28"/>
        </w:rPr>
        <w:t>Methodology</w:t>
      </w:r>
    </w:p>
    <w:p w14:paraId="1EF44B0F" w14:textId="3A86A611" w:rsidR="00F7433F" w:rsidRPr="00F7433F" w:rsidRDefault="00F7433F" w:rsidP="00F7433F">
      <w:pPr>
        <w:ind w:left="360"/>
        <w:jc w:val="both"/>
        <w:rPr>
          <w:rFonts w:ascii="Times New Roman" w:hAnsi="Times New Roman" w:cs="Times New Roman"/>
        </w:rPr>
      </w:pPr>
      <w:r w:rsidRPr="00F7433F">
        <w:rPr>
          <w:rFonts w:ascii="Times New Roman" w:hAnsi="Times New Roman" w:cs="Times New Roman"/>
        </w:rPr>
        <w:t xml:space="preserve">This </w:t>
      </w:r>
      <w:r w:rsidRPr="0026000E">
        <w:rPr>
          <w:rFonts w:ascii="Times New Roman" w:hAnsi="Times New Roman" w:cs="Times New Roman"/>
        </w:rPr>
        <w:t>section presents the procedure</w:t>
      </w:r>
      <w:ins w:id="203" w:author="Li, Yanning" w:date="2015-09-10T10:51:00Z">
        <w:r w:rsidR="001D29B2">
          <w:rPr>
            <w:rFonts w:ascii="Times New Roman" w:hAnsi="Times New Roman" w:cs="Times New Roman"/>
          </w:rPr>
          <w:t xml:space="preserve"> and metric used</w:t>
        </w:r>
      </w:ins>
      <w:del w:id="204" w:author="Li, Yanning" w:date="2015-09-10T10:51:00Z">
        <w:r w:rsidRPr="0026000E" w:rsidDel="001D29B2">
          <w:rPr>
            <w:rFonts w:ascii="Times New Roman" w:hAnsi="Times New Roman" w:cs="Times New Roman"/>
          </w:rPr>
          <w:delText>s undertaken</w:delText>
        </w:r>
      </w:del>
      <w:r w:rsidRPr="0026000E">
        <w:rPr>
          <w:rFonts w:ascii="Times New Roman" w:hAnsi="Times New Roman" w:cs="Times New Roman"/>
        </w:rPr>
        <w:t xml:space="preserve"> for </w:t>
      </w:r>
      <w:del w:id="205" w:author="Li, Yanning" w:date="2015-09-10T10:51:00Z">
        <w:r w:rsidRPr="0026000E" w:rsidDel="00CB7844">
          <w:rPr>
            <w:rFonts w:ascii="Times New Roman" w:hAnsi="Times New Roman" w:cs="Times New Roman"/>
          </w:rPr>
          <w:delText>assessing the quality of</w:delText>
        </w:r>
      </w:del>
      <w:ins w:id="206" w:author="Li, Yanning" w:date="2015-09-10T10:51:00Z">
        <w:r w:rsidR="00CB7844">
          <w:rPr>
            <w:rFonts w:ascii="Times New Roman" w:hAnsi="Times New Roman" w:cs="Times New Roman"/>
          </w:rPr>
          <w:t>analyzing</w:t>
        </w:r>
      </w:ins>
      <w:r w:rsidRPr="0026000E">
        <w:rPr>
          <w:rFonts w:ascii="Times New Roman" w:hAnsi="Times New Roman" w:cs="Times New Roman"/>
        </w:rPr>
        <w:t xml:space="preserve"> the</w:t>
      </w:r>
      <w:r>
        <w:rPr>
          <w:rFonts w:ascii="Times New Roman" w:hAnsi="Times New Roman" w:cs="Times New Roman"/>
        </w:rPr>
        <w:t xml:space="preserve"> data set.</w:t>
      </w:r>
    </w:p>
    <w:p w14:paraId="1CF030A8" w14:textId="77777777" w:rsidR="00800D07" w:rsidRPr="00076298" w:rsidRDefault="00800D07" w:rsidP="00800D07">
      <w:pPr>
        <w:pStyle w:val="ListParagraph"/>
        <w:numPr>
          <w:ilvl w:val="1"/>
          <w:numId w:val="9"/>
        </w:numPr>
        <w:jc w:val="both"/>
        <w:rPr>
          <w:rFonts w:ascii="Times New Roman" w:hAnsi="Times New Roman" w:cs="Times New Roman"/>
          <w:b/>
          <w:sz w:val="24"/>
          <w:szCs w:val="24"/>
        </w:rPr>
      </w:pPr>
      <w:r w:rsidRPr="00076298">
        <w:rPr>
          <w:rFonts w:ascii="Times New Roman" w:hAnsi="Times New Roman" w:cs="Times New Roman"/>
          <w:b/>
          <w:sz w:val="24"/>
          <w:szCs w:val="24"/>
        </w:rPr>
        <w:t>Preliminary Analysis</w:t>
      </w:r>
    </w:p>
    <w:p w14:paraId="45875BF9" w14:textId="51A9CB00" w:rsidR="00F7433F" w:rsidDel="00EA1640" w:rsidRDefault="007B6E55">
      <w:pPr>
        <w:ind w:left="360"/>
        <w:jc w:val="both"/>
        <w:rPr>
          <w:del w:id="207" w:author="Li, Yanning" w:date="2015-09-10T10:53:00Z"/>
          <w:rFonts w:ascii="Times New Roman" w:hAnsi="Times New Roman" w:cs="Times New Roman"/>
        </w:rPr>
      </w:pPr>
      <w:ins w:id="208" w:author="Li, Yanning" w:date="2015-09-10T10:55:00Z">
        <w:r>
          <w:rPr>
            <w:rFonts w:ascii="Times New Roman" w:hAnsi="Times New Roman" w:cs="Times New Roman"/>
          </w:rPr>
          <w:t xml:space="preserve">Field data set was known to </w:t>
        </w:r>
      </w:ins>
      <w:ins w:id="209" w:author="Li, Yanning" w:date="2015-09-10T10:56:00Z">
        <w:r w:rsidR="0090203F">
          <w:rPr>
            <w:rFonts w:ascii="Times New Roman" w:hAnsi="Times New Roman" w:cs="Times New Roman"/>
          </w:rPr>
          <w:t xml:space="preserve">have potential </w:t>
        </w:r>
        <w:r w:rsidR="00A1194C">
          <w:rPr>
            <w:rFonts w:ascii="Times New Roman" w:hAnsi="Times New Roman" w:cs="Times New Roman"/>
          </w:rPr>
          <w:t>issues</w:t>
        </w:r>
        <w:r w:rsidR="00F772D5">
          <w:rPr>
            <w:rFonts w:ascii="Times New Roman" w:hAnsi="Times New Roman" w:cs="Times New Roman"/>
          </w:rPr>
          <w:t xml:space="preserve"> </w:t>
        </w:r>
        <w:r w:rsidR="00AD7342">
          <w:rPr>
            <w:rFonts w:ascii="Times New Roman" w:hAnsi="Times New Roman" w:cs="Times New Roman"/>
          </w:rPr>
          <w:t>due to sensor malfunction, sensor failure, or communication timeout.</w:t>
        </w:r>
      </w:ins>
      <w:ins w:id="210" w:author="Li, Yanning" w:date="2015-09-10T10:55:00Z">
        <w:r>
          <w:rPr>
            <w:rFonts w:ascii="Times New Roman" w:hAnsi="Times New Roman" w:cs="Times New Roman"/>
          </w:rPr>
          <w:t xml:space="preserve"> </w:t>
        </w:r>
      </w:ins>
      <w:ins w:id="211" w:author="Li, Yanning" w:date="2015-09-10T10:52:00Z">
        <w:r w:rsidR="007D70D6">
          <w:rPr>
            <w:rFonts w:ascii="Times New Roman" w:hAnsi="Times New Roman" w:cs="Times New Roman"/>
          </w:rPr>
          <w:t xml:space="preserve">A visual inspection </w:t>
        </w:r>
      </w:ins>
      <w:ins w:id="212" w:author="Li, Yanning" w:date="2015-09-10T10:57:00Z">
        <w:r w:rsidR="00DD7ADB">
          <w:rPr>
            <w:rFonts w:ascii="Times New Roman" w:hAnsi="Times New Roman" w:cs="Times New Roman"/>
          </w:rPr>
          <w:t>is useful</w:t>
        </w:r>
        <w:r w:rsidR="003240F6">
          <w:rPr>
            <w:rFonts w:ascii="Times New Roman" w:hAnsi="Times New Roman" w:cs="Times New Roman"/>
          </w:rPr>
          <w:t xml:space="preserve"> to</w:t>
        </w:r>
      </w:ins>
      <w:ins w:id="213" w:author="Li, Yanning" w:date="2015-09-10T10:52:00Z">
        <w:r w:rsidR="00063713">
          <w:rPr>
            <w:rFonts w:ascii="Times New Roman" w:hAnsi="Times New Roman" w:cs="Times New Roman"/>
          </w:rPr>
          <w:t xml:space="preserve"> identify </w:t>
        </w:r>
        <w:r w:rsidR="00A403D8">
          <w:rPr>
            <w:rFonts w:ascii="Times New Roman" w:hAnsi="Times New Roman" w:cs="Times New Roman"/>
          </w:rPr>
          <w:t xml:space="preserve">any data </w:t>
        </w:r>
      </w:ins>
      <w:ins w:id="214" w:author="Li, Yanning" w:date="2015-09-10T10:53:00Z">
        <w:r w:rsidR="00A403D8">
          <w:rPr>
            <w:rFonts w:ascii="Times New Roman" w:hAnsi="Times New Roman" w:cs="Times New Roman"/>
          </w:rPr>
          <w:t>abnormality</w:t>
        </w:r>
      </w:ins>
      <w:ins w:id="215" w:author="Li, Yanning" w:date="2015-09-10T10:52:00Z">
        <w:r w:rsidR="00A403D8">
          <w:rPr>
            <w:rFonts w:ascii="Times New Roman" w:hAnsi="Times New Roman" w:cs="Times New Roman"/>
          </w:rPr>
          <w:t>.</w:t>
        </w:r>
      </w:ins>
      <w:ins w:id="216" w:author="Li, Yanning" w:date="2015-09-10T10:53:00Z">
        <w:r w:rsidR="00A403D8">
          <w:rPr>
            <w:rFonts w:ascii="Times New Roman" w:hAnsi="Times New Roman" w:cs="Times New Roman"/>
          </w:rPr>
          <w:t xml:space="preserve"> </w:t>
        </w:r>
      </w:ins>
      <w:del w:id="217" w:author="Li, Yanning" w:date="2015-09-10T10:53:00Z">
        <w:r w:rsidR="00F7433F" w:rsidRPr="00F7433F" w:rsidDel="00EA1640">
          <w:rPr>
            <w:rFonts w:ascii="Times New Roman" w:hAnsi="Times New Roman" w:cs="Times New Roman"/>
          </w:rPr>
          <w:delText>The preliminary analysis of the data set was graphical. During the selection of appropriate m</w:delText>
        </w:r>
        <w:r w:rsidR="00F7433F" w:rsidDel="00EA1640">
          <w:rPr>
            <w:rFonts w:ascii="Times New Roman" w:hAnsi="Times New Roman" w:cs="Times New Roman"/>
          </w:rPr>
          <w:delText>odeling</w:delText>
        </w:r>
        <w:r w:rsidR="00F7433F" w:rsidRPr="00F7433F" w:rsidDel="00EA1640">
          <w:rPr>
            <w:rFonts w:ascii="Times New Roman" w:hAnsi="Times New Roman" w:cs="Times New Roman"/>
          </w:rPr>
          <w:delText xml:space="preserve"> days, speed and count data were plotted. This had multiple purposes:</w:delText>
        </w:r>
      </w:del>
    </w:p>
    <w:p w14:paraId="74E0291C" w14:textId="665F0A85" w:rsidR="00F7433F" w:rsidDel="00EA1640" w:rsidRDefault="00F7433F">
      <w:pPr>
        <w:ind w:left="360"/>
        <w:jc w:val="both"/>
        <w:rPr>
          <w:del w:id="218" w:author="Li, Yanning" w:date="2015-09-10T10:53:00Z"/>
          <w:rFonts w:ascii="Times New Roman" w:hAnsi="Times New Roman" w:cs="Times New Roman"/>
        </w:rPr>
        <w:pPrChange w:id="219" w:author="Li, Yanning" w:date="2015-09-10T10:53:00Z">
          <w:pPr>
            <w:pStyle w:val="ListParagraph"/>
            <w:numPr>
              <w:numId w:val="13"/>
            </w:numPr>
            <w:ind w:left="1080" w:hanging="360"/>
            <w:jc w:val="both"/>
          </w:pPr>
        </w:pPrChange>
      </w:pPr>
      <w:del w:id="220" w:author="Li, Yanning" w:date="2015-09-10T10:53:00Z">
        <w:r w:rsidDel="00EA1640">
          <w:rPr>
            <w:rFonts w:ascii="Times New Roman" w:hAnsi="Times New Roman" w:cs="Times New Roman"/>
          </w:rPr>
          <w:delText>Identifying days with enough traffic congestion (needed for research purposes)</w:delText>
        </w:r>
      </w:del>
    </w:p>
    <w:p w14:paraId="56960637" w14:textId="56613E8B" w:rsidR="00F7433F" w:rsidDel="00EA1640" w:rsidRDefault="00F7433F">
      <w:pPr>
        <w:ind w:left="360"/>
        <w:jc w:val="both"/>
        <w:rPr>
          <w:del w:id="221" w:author="Li, Yanning" w:date="2015-09-10T10:53:00Z"/>
          <w:rFonts w:ascii="Times New Roman" w:hAnsi="Times New Roman" w:cs="Times New Roman"/>
        </w:rPr>
        <w:pPrChange w:id="222" w:author="Li, Yanning" w:date="2015-09-10T10:53:00Z">
          <w:pPr>
            <w:pStyle w:val="ListParagraph"/>
            <w:numPr>
              <w:numId w:val="13"/>
            </w:numPr>
            <w:ind w:left="1080" w:hanging="360"/>
            <w:jc w:val="both"/>
          </w:pPr>
        </w:pPrChange>
      </w:pPr>
      <w:del w:id="223" w:author="Li, Yanning" w:date="2015-09-10T10:53:00Z">
        <w:r w:rsidDel="00EA1640">
          <w:rPr>
            <w:rFonts w:ascii="Times New Roman" w:hAnsi="Times New Roman" w:cs="Times New Roman"/>
          </w:rPr>
          <w:delText>Verifying data completeness</w:delText>
        </w:r>
      </w:del>
    </w:p>
    <w:p w14:paraId="54794D50" w14:textId="6BA94DA9" w:rsidR="00F7433F" w:rsidDel="0035295C" w:rsidRDefault="00F7433F">
      <w:pPr>
        <w:ind w:left="360"/>
        <w:jc w:val="both"/>
        <w:rPr>
          <w:del w:id="224" w:author="Juan Carlos Martinez Mori" w:date="2015-09-12T11:13:00Z"/>
          <w:rFonts w:ascii="Times New Roman" w:hAnsi="Times New Roman" w:cs="Times New Roman"/>
        </w:rPr>
        <w:pPrChange w:id="225" w:author="Li, Yanning" w:date="2015-09-10T10:53:00Z">
          <w:pPr>
            <w:pStyle w:val="ListParagraph"/>
            <w:numPr>
              <w:numId w:val="13"/>
            </w:numPr>
            <w:ind w:left="1080" w:hanging="360"/>
            <w:jc w:val="both"/>
          </w:pPr>
        </w:pPrChange>
      </w:pPr>
      <w:del w:id="226" w:author="Li, Yanning" w:date="2015-09-10T10:53:00Z">
        <w:r w:rsidDel="00EA1640">
          <w:rPr>
            <w:rFonts w:ascii="Times New Roman" w:hAnsi="Times New Roman" w:cs="Times New Roman"/>
          </w:rPr>
          <w:delText>Identifying other data abnormalities</w:delText>
        </w:r>
      </w:del>
    </w:p>
    <w:p w14:paraId="4C97CE07" w14:textId="59935C55" w:rsidR="00F7433F" w:rsidRPr="0035295C" w:rsidRDefault="00F7433F">
      <w:pPr>
        <w:ind w:left="360"/>
        <w:jc w:val="both"/>
        <w:rPr>
          <w:ins w:id="227" w:author="Juan Carlos Martinez Mori" w:date="2015-09-12T11:13:00Z"/>
          <w:rFonts w:ascii="Times New Roman" w:hAnsi="Times New Roman" w:cs="Times New Roman"/>
          <w:rPrChange w:id="228" w:author="Juan Carlos Martinez Mori" w:date="2015-09-12T11:13:00Z">
            <w:rPr>
              <w:ins w:id="229" w:author="Juan Carlos Martinez Mori" w:date="2015-09-12T11:13:00Z"/>
            </w:rPr>
          </w:rPrChange>
        </w:rPr>
        <w:pPrChange w:id="230" w:author="Juan Carlos Martinez Mori" w:date="2015-09-12T11:13:00Z">
          <w:pPr>
            <w:pStyle w:val="ListParagraph"/>
            <w:ind w:left="1080"/>
            <w:jc w:val="both"/>
          </w:pPr>
        </w:pPrChange>
      </w:pPr>
    </w:p>
    <w:p w14:paraId="2B35554B" w14:textId="77777777" w:rsidR="0035295C" w:rsidRPr="00F7433F" w:rsidRDefault="0035295C" w:rsidP="00F7433F">
      <w:pPr>
        <w:pStyle w:val="ListParagraph"/>
        <w:ind w:left="1080"/>
        <w:jc w:val="both"/>
        <w:rPr>
          <w:rFonts w:ascii="Times New Roman" w:hAnsi="Times New Roman" w:cs="Times New Roman"/>
        </w:rPr>
      </w:pPr>
    </w:p>
    <w:p w14:paraId="76C7C5D2" w14:textId="7C4872AD" w:rsidR="00800D07" w:rsidRPr="00076298" w:rsidRDefault="00FD3256" w:rsidP="00800D07">
      <w:pPr>
        <w:pStyle w:val="ListParagraph"/>
        <w:numPr>
          <w:ilvl w:val="2"/>
          <w:numId w:val="9"/>
        </w:numPr>
        <w:jc w:val="both"/>
        <w:rPr>
          <w:rFonts w:ascii="Times New Roman" w:hAnsi="Times New Roman" w:cs="Times New Roman"/>
          <w:b/>
        </w:rPr>
      </w:pPr>
      <w:ins w:id="231" w:author="Li, Yanning" w:date="2015-09-10T11:10:00Z">
        <w:r>
          <w:rPr>
            <w:rFonts w:ascii="Times New Roman" w:hAnsi="Times New Roman" w:cs="Times New Roman"/>
            <w:b/>
          </w:rPr>
          <w:t xml:space="preserve">Data </w:t>
        </w:r>
      </w:ins>
      <w:del w:id="232" w:author="Li, Yanning" w:date="2015-09-10T10:57:00Z">
        <w:r w:rsidR="00800D07" w:rsidRPr="00076298" w:rsidDel="00517D9A">
          <w:rPr>
            <w:rFonts w:ascii="Times New Roman" w:hAnsi="Times New Roman" w:cs="Times New Roman"/>
            <w:b/>
          </w:rPr>
          <w:delText>I-57/I-64</w:delText>
        </w:r>
      </w:del>
      <w:ins w:id="233" w:author="Li, Yanning" w:date="2015-09-10T10:57:00Z">
        <w:r w:rsidR="002852CB">
          <w:rPr>
            <w:rFonts w:ascii="Times New Roman" w:hAnsi="Times New Roman" w:cs="Times New Roman"/>
            <w:b/>
          </w:rPr>
          <w:t>C</w:t>
        </w:r>
        <w:r w:rsidR="00517D9A">
          <w:rPr>
            <w:rFonts w:ascii="Times New Roman" w:hAnsi="Times New Roman" w:cs="Times New Roman"/>
            <w:b/>
          </w:rPr>
          <w:t>ompleteness</w:t>
        </w:r>
      </w:ins>
    </w:p>
    <w:p w14:paraId="31E5A3D4" w14:textId="1B0DF418" w:rsidR="008336A2" w:rsidDel="00A224DA" w:rsidRDefault="00B34BF7" w:rsidP="00884DBD">
      <w:pPr>
        <w:ind w:left="360"/>
        <w:jc w:val="both"/>
        <w:rPr>
          <w:ins w:id="234" w:author="Li, Yanning" w:date="2015-09-10T11:05:00Z"/>
          <w:del w:id="235" w:author="Juan Carlos Martinez Mori" w:date="2015-09-11T16:33:00Z"/>
          <w:rFonts w:ascii="Times New Roman" w:hAnsi="Times New Roman" w:cs="Times New Roman"/>
        </w:rPr>
      </w:pPr>
      <w:ins w:id="236" w:author="Juan Carlos Martinez Mori" w:date="2015-09-11T08:44:00Z">
        <w:r>
          <w:rPr>
            <w:rFonts w:ascii="Times New Roman" w:hAnsi="Times New Roman" w:cs="Times New Roman"/>
            <w:noProof/>
            <w:rPrChange w:id="237" w:author="Unknown">
              <w:rPr>
                <w:noProof/>
              </w:rPr>
            </w:rPrChange>
          </w:rPr>
          <w:lastRenderedPageBreak/>
          <mc:AlternateContent>
            <mc:Choice Requires="wpg">
              <w:drawing>
                <wp:anchor distT="0" distB="0" distL="114300" distR="114300" simplePos="0" relativeHeight="251657728" behindDoc="0" locked="0" layoutInCell="1" allowOverlap="1" wp14:anchorId="55C2C3D3" wp14:editId="2778F183">
                  <wp:simplePos x="0" y="0"/>
                  <wp:positionH relativeFrom="column">
                    <wp:posOffset>207010</wp:posOffset>
                  </wp:positionH>
                  <wp:positionV relativeFrom="paragraph">
                    <wp:posOffset>786130</wp:posOffset>
                  </wp:positionV>
                  <wp:extent cx="5943600" cy="282194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2821940"/>
                            <a:chOff x="-3728" y="-54082"/>
                            <a:chExt cx="6089501" cy="2694972"/>
                          </a:xfrm>
                        </wpg:grpSpPr>
                        <wps:wsp>
                          <wps:cNvPr id="20" name="Text Box 2"/>
                          <wps:cNvSpPr txBox="1">
                            <a:spLocks noChangeArrowheads="1"/>
                          </wps:cNvSpPr>
                          <wps:spPr bwMode="auto">
                            <a:xfrm>
                              <a:off x="216227" y="2250365"/>
                              <a:ext cx="5556558" cy="390525"/>
                            </a:xfrm>
                            <a:prstGeom prst="rect">
                              <a:avLst/>
                            </a:prstGeom>
                            <a:solidFill>
                              <a:srgbClr val="FFFFFF"/>
                            </a:solidFill>
                            <a:ln w="9525">
                              <a:noFill/>
                              <a:miter lim="800000"/>
                              <a:headEnd/>
                              <a:tailEnd/>
                            </a:ln>
                          </wps:spPr>
                          <wps:txbx>
                            <w:txbxContent>
                              <w:p w14:paraId="5BC658E9" w14:textId="71C8D1C0" w:rsidR="00B0021C" w:rsidRPr="00460CD3" w:rsidRDefault="00B0021C" w:rsidP="00B34BF7">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w:t>
                                </w:r>
                                <w:ins w:id="238" w:author="Juan Carlos Martinez Mori" w:date="2015-09-11T08:46:00Z">
                                  <w:r>
                                    <w:rPr>
                                      <w:rFonts w:ascii="Times New Roman" w:hAnsi="Times New Roman" w:cs="Times New Roman"/>
                                      <w:sz w:val="20"/>
                                      <w:szCs w:val="20"/>
                                    </w:rPr>
                                    <w:t xml:space="preserve">  </w:t>
                                  </w:r>
                                </w:ins>
                                <w:del w:id="239" w:author="Juan Carlos Martinez Mori" w:date="2015-09-11T08:46:00Z">
                                  <w:r w:rsidRPr="00460CD3" w:rsidDel="00B34BF7">
                                    <w:rPr>
                                      <w:rFonts w:ascii="Times New Roman" w:hAnsi="Times New Roman" w:cs="Times New Roman"/>
                                      <w:sz w:val="20"/>
                                      <w:szCs w:val="20"/>
                                    </w:rPr>
                                    <w:delText xml:space="preserve"> </w:delText>
                                  </w:r>
                                </w:del>
                                <w:r w:rsidRPr="00460CD3">
                                  <w:rPr>
                                    <w:rFonts w:ascii="Times New Roman" w:hAnsi="Times New Roman" w:cs="Times New Roman"/>
                                    <w:sz w:val="20"/>
                                    <w:szCs w:val="20"/>
                                  </w:rPr>
                                  <w:t xml:space="preserve">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wps:txbx>
                          <wps:bodyPr rot="0" vert="horz" wrap="square" lIns="91440" tIns="45720" rIns="91440" bIns="45720" anchor="t" anchorCtr="0">
                            <a:noAutofit/>
                          </wps:bodyPr>
                        </wps:wsp>
                        <wpg:grpSp>
                          <wpg:cNvPr id="21" name="Group 21"/>
                          <wpg:cNvGrpSpPr/>
                          <wpg:grpSpPr>
                            <a:xfrm>
                              <a:off x="-3728" y="-54082"/>
                              <a:ext cx="6089501" cy="2286001"/>
                              <a:chOff x="-3729" y="-54086"/>
                              <a:chExt cx="6089850" cy="2286152"/>
                            </a:xfrm>
                          </wpg:grpSpPr>
                          <pic:pic xmlns:pic="http://schemas.openxmlformats.org/drawingml/2006/picture">
                            <pic:nvPicPr>
                              <pic:cNvPr id="22" name="Picture 22"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23" name="Picture 23"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14:sizeRelV relativeFrom="margin">
                    <wp14:pctHeight>0</wp14:pctHeight>
                  </wp14:sizeRelV>
                </wp:anchor>
              </w:drawing>
            </mc:Choice>
            <mc:Fallback xmlns:mv="urn:schemas-microsoft-com:mac:vml" xmlns:mo="http://schemas.microsoft.com/office/mac/office/2008/main">
              <w:pict>
                <v:group w14:anchorId="55C2C3D3" id="Group_x0020_19" o:spid="_x0000_s1026" style="position:absolute;left:0;text-align:left;margin-left:16.3pt;margin-top:61.9pt;width:468pt;height:222.2pt;z-index:251657728;mso-height-relative:margin" coordorigin="-3728,-54082" coordsize="6089501,26949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">
                  <v:shapetype id="_x0000_t202" coordsize="21600,21600" o:spt="202" path="m0,0l0,21600,21600,21600,21600,0xe">
                    <v:stroke joinstyle="miter"/>
                    <v:path gradientshapeok="t" o:connecttype="rect"/>
                  </v:shapetype>
                  <v:shape id="_x0000_s1027" type="#_x0000_t202" style="position:absolute;left:216227;top:2250365;width:5556558;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5BC658E9" w14:textId="71C8D1C0" w:rsidR="00B0021C" w:rsidRPr="00460CD3" w:rsidRDefault="00B0021C" w:rsidP="00B34BF7">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w:t>
                          </w:r>
                          <w:ins w:id="236" w:author="Juan Carlos Martinez Mori" w:date="2015-09-11T08:46:00Z">
                            <w:r>
                              <w:rPr>
                                <w:rFonts w:ascii="Times New Roman" w:hAnsi="Times New Roman" w:cs="Times New Roman"/>
                                <w:sz w:val="20"/>
                                <w:szCs w:val="20"/>
                              </w:rPr>
                              <w:t xml:space="preserve">  </w:t>
                            </w:r>
                          </w:ins>
                          <w:del w:id="237" w:author="Juan Carlos Martinez Mori" w:date="2015-09-11T08:46:00Z">
                            <w:r w:rsidRPr="00460CD3" w:rsidDel="00B34BF7">
                              <w:rPr>
                                <w:rFonts w:ascii="Times New Roman" w:hAnsi="Times New Roman" w:cs="Times New Roman"/>
                                <w:sz w:val="20"/>
                                <w:szCs w:val="20"/>
                              </w:rPr>
                              <w:delText xml:space="preserve"> </w:delText>
                            </w:r>
                          </w:del>
                          <w:r w:rsidRPr="00460CD3">
                            <w:rPr>
                              <w:rFonts w:ascii="Times New Roman" w:hAnsi="Times New Roman" w:cs="Times New Roman"/>
                              <w:sz w:val="20"/>
                              <w:szCs w:val="20"/>
                            </w:rPr>
                            <w:t xml:space="preserve">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v:textbox>
                  </v:shape>
                  <v:group id="Group_x0020_21" o:spid="_x0000_s1028" style="position:absolute;left:-3728;top:-54082;width:6089501;height:2286001" coordorigin="-3729,-54086" coordsize="6089850,22861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2" o:spid="_x0000_s1029" type="#_x0000_t75" alt="C:\Users\Carlos\Documents\GitHub\Sensor_Statistics\LaTex\Images\I57I64_missing_counts.png" style="position:absolute;left:3041296;top:-53934;width:304482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Zd&#10;BYHFAAAA2wAAAA8AAABkcnMvZG93bnJldi54bWxEj91qwkAUhO8LvsNyBG+kbkyhxNRVRAwECuLf&#10;A5xmj0lo9mzIrkl8+26h0MthZr5h1tvRNKKnztWWFSwXEQjiwuqaSwW3a/aagHAeWWNjmRQ8ycF2&#10;M3lZY6rtwGfqL74UAcIuRQWV920qpSsqMugWtiUO3t12Bn2QXSl1h0OAm0bGUfQuDdYcFipsaV9R&#10;8X15GAW7z+y0ejsmyXWelPlh//W4z09HpWbTcfcBwtPo/8N/7VwriGP4/RJ+gNz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2XQWBxQAAANsAAAAPAAAAAAAAAAAAAAAAAJwC&#10;AABkcnMvZG93bnJldi54bWxQSwUGAAAAAAQABAD3AAAAjgMAAAAA&#10;">
                      <v:imagedata r:id="rId12" o:title="I57I64_missing_counts.png"/>
                      <v:path arrowok="t"/>
                    </v:shape>
                    <v:shape id="Picture_x0020_23" o:spid="_x0000_s1030" type="#_x0000_t75" alt="C:\Users\Carlos\Documents\GitHub\Sensor_Statistics\LaTex\Images\I57I64_missing_speeds.png" style="position:absolute;left:-3729;top:-54086;width:3045026;height:2286151;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3N&#10;1QvEAAAA2wAAAA8AAABkcnMvZG93bnJldi54bWxEj0FrAjEUhO+C/yE8wZtmXavoahQRhBbag7YX&#10;b8/kdXfp5mXdpLr665uC4HGYmW+Y5bq1lbhQ40vHCkbDBASxdqbkXMHX524wA+EDssHKMSm4kYf1&#10;qttZYmbclfd0OYRcRAj7DBUUIdSZlF4XZNEPXU0cvW/XWAxRNrk0DV4j3FYyTZKptFhyXCiwpm1B&#10;+ufwaxVMXtLKlef2dN+E41x+6Hf3dtJK9XvtZgEiUBue4Uf71ShIx/D/Jf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3N1QvEAAAA2wAAAA8AAAAAAAAAAAAAAAAAnAIA&#10;AGRycy9kb3ducmV2LnhtbFBLBQYAAAAABAAEAPcAAACNAwAAAAA=&#10;">
                      <v:imagedata r:id="rId13" o:title="I57I64_missing_speeds.png"/>
                      <v:path arrowok="t"/>
                    </v:shape>
                  </v:group>
                  <w10:wrap type="square"/>
                </v:group>
              </w:pict>
            </mc:Fallback>
          </mc:AlternateContent>
        </w:r>
      </w:ins>
      <w:del w:id="240" w:author="Li, Yanning" w:date="2015-09-10T10:58:00Z">
        <w:r w:rsidR="00F7433F" w:rsidDel="00B20089">
          <w:rPr>
            <w:rFonts w:ascii="Times New Roman" w:hAnsi="Times New Roman" w:cs="Times New Roman"/>
          </w:rPr>
          <w:delText>From the plots generated</w:delText>
        </w:r>
      </w:del>
      <w:ins w:id="241" w:author="Li, Yanning" w:date="2015-09-10T10:58:00Z">
        <w:r w:rsidR="00B20089">
          <w:rPr>
            <w:rFonts w:ascii="Times New Roman" w:hAnsi="Times New Roman" w:cs="Times New Roman"/>
          </w:rPr>
          <w:t xml:space="preserve">The vehicle count and speed data </w:t>
        </w:r>
      </w:ins>
      <w:ins w:id="242" w:author="Li, Yanning" w:date="2015-09-10T10:59:00Z">
        <w:r w:rsidR="00B20089">
          <w:rPr>
            <w:rFonts w:ascii="Times New Roman" w:hAnsi="Times New Roman" w:cs="Times New Roman"/>
          </w:rPr>
          <w:t xml:space="preserve">from I-57/I-64 work zone on Nov 26, 2014 </w:t>
        </w:r>
      </w:ins>
      <w:ins w:id="243" w:author="Li, Yanning" w:date="2015-09-10T10:58:00Z">
        <w:r w:rsidR="00B20089">
          <w:rPr>
            <w:rFonts w:ascii="Times New Roman" w:hAnsi="Times New Roman" w:cs="Times New Roman"/>
          </w:rPr>
          <w:t>was plotted.</w:t>
        </w:r>
      </w:ins>
      <w:del w:id="244" w:author="Li, Yanning" w:date="2015-09-10T10:59:00Z">
        <w:r w:rsidR="00F7433F" w:rsidDel="00B20089">
          <w:rPr>
            <w:rFonts w:ascii="Times New Roman" w:hAnsi="Times New Roman" w:cs="Times New Roman"/>
          </w:rPr>
          <w:delText>,</w:delText>
        </w:r>
      </w:del>
      <w:r w:rsidR="00F7433F">
        <w:rPr>
          <w:rFonts w:ascii="Times New Roman" w:hAnsi="Times New Roman" w:cs="Times New Roman"/>
        </w:rPr>
        <w:t xml:space="preserve"> </w:t>
      </w:r>
      <w:ins w:id="245" w:author="Li, Yanning" w:date="2015-09-10T10:59:00Z">
        <w:r w:rsidR="00B20089">
          <w:rPr>
            <w:rFonts w:ascii="Times New Roman" w:hAnsi="Times New Roman" w:cs="Times New Roman"/>
          </w:rPr>
          <w:t>I</w:t>
        </w:r>
      </w:ins>
      <w:del w:id="246" w:author="Li, Yanning" w:date="2015-09-10T10:59:00Z">
        <w:r w:rsidR="00F7433F" w:rsidDel="00B20089">
          <w:rPr>
            <w:rFonts w:ascii="Times New Roman" w:hAnsi="Times New Roman" w:cs="Times New Roman"/>
          </w:rPr>
          <w:delText>i</w:delText>
        </w:r>
      </w:del>
      <w:r w:rsidR="00F7433F">
        <w:rPr>
          <w:rFonts w:ascii="Times New Roman" w:hAnsi="Times New Roman" w:cs="Times New Roman"/>
        </w:rPr>
        <w:t xml:space="preserve">t was </w:t>
      </w:r>
      <w:del w:id="247" w:author="Li, Yanning" w:date="2015-09-10T10:58:00Z">
        <w:r w:rsidR="00F7433F" w:rsidDel="00433298">
          <w:rPr>
            <w:rFonts w:ascii="Times New Roman" w:hAnsi="Times New Roman" w:cs="Times New Roman"/>
          </w:rPr>
          <w:delText xml:space="preserve">evident </w:delText>
        </w:r>
      </w:del>
      <w:ins w:id="248" w:author="Li, Yanning" w:date="2015-09-10T10:58:00Z">
        <w:r w:rsidR="00433298">
          <w:rPr>
            <w:rFonts w:ascii="Times New Roman" w:hAnsi="Times New Roman" w:cs="Times New Roman"/>
          </w:rPr>
          <w:t xml:space="preserve">observed </w:t>
        </w:r>
      </w:ins>
      <w:r w:rsidR="00F7433F">
        <w:rPr>
          <w:rFonts w:ascii="Times New Roman" w:hAnsi="Times New Roman" w:cs="Times New Roman"/>
        </w:rPr>
        <w:t xml:space="preserve">that the </w:t>
      </w:r>
      <w:ins w:id="249" w:author="Li, Yanning" w:date="2015-09-10T11:05:00Z">
        <w:r w:rsidR="00B32518">
          <w:rPr>
            <w:rFonts w:ascii="Times New Roman" w:hAnsi="Times New Roman" w:cs="Times New Roman"/>
          </w:rPr>
          <w:t xml:space="preserve">radar </w:t>
        </w:r>
      </w:ins>
      <w:ins w:id="250" w:author="Li, Yanning" w:date="2015-09-10T10:59:00Z">
        <w:r w:rsidR="00B4201E">
          <w:rPr>
            <w:rFonts w:ascii="Times New Roman" w:hAnsi="Times New Roman" w:cs="Times New Roman"/>
          </w:rPr>
          <w:t>speed data from 16:00 to 17:30</w:t>
        </w:r>
      </w:ins>
      <w:ins w:id="251" w:author="Li, Yanning" w:date="2015-09-10T11:01:00Z">
        <w:r w:rsidR="00C71449">
          <w:rPr>
            <w:rFonts w:ascii="Times New Roman" w:hAnsi="Times New Roman" w:cs="Times New Roman"/>
          </w:rPr>
          <w:t xml:space="preserve"> (when we believe a severe traffic congestion </w:t>
        </w:r>
      </w:ins>
      <w:ins w:id="252" w:author="Li, Yanning" w:date="2015-09-10T11:02:00Z">
        <w:r w:rsidR="005A19F6">
          <w:rPr>
            <w:rFonts w:ascii="Times New Roman" w:hAnsi="Times New Roman" w:cs="Times New Roman"/>
          </w:rPr>
          <w:t>occurred</w:t>
        </w:r>
      </w:ins>
      <w:ins w:id="253" w:author="Li, Yanning" w:date="2015-09-10T11:01:00Z">
        <w:r w:rsidR="00C71449">
          <w:rPr>
            <w:rFonts w:ascii="Times New Roman" w:hAnsi="Times New Roman" w:cs="Times New Roman"/>
          </w:rPr>
          <w:t>)</w:t>
        </w:r>
      </w:ins>
      <w:ins w:id="254" w:author="Li, Yanning" w:date="2015-09-10T10:59:00Z">
        <w:r w:rsidR="00B4201E">
          <w:rPr>
            <w:rFonts w:ascii="Times New Roman" w:hAnsi="Times New Roman" w:cs="Times New Roman"/>
          </w:rPr>
          <w:t xml:space="preserve"> was missing</w:t>
        </w:r>
      </w:ins>
      <w:ins w:id="255" w:author="Li, Yanning" w:date="2015-09-10T11:03:00Z">
        <w:r w:rsidR="008B5331">
          <w:rPr>
            <w:rFonts w:ascii="Times New Roman" w:hAnsi="Times New Roman" w:cs="Times New Roman"/>
          </w:rPr>
          <w:t xml:space="preserve"> (Fig. 1-a)</w:t>
        </w:r>
      </w:ins>
      <w:ins w:id="256" w:author="Li, Yanning" w:date="2015-09-10T10:59:00Z">
        <w:r w:rsidR="00B4201E">
          <w:rPr>
            <w:rFonts w:ascii="Times New Roman" w:hAnsi="Times New Roman" w:cs="Times New Roman"/>
          </w:rPr>
          <w:t xml:space="preserve">, while the </w:t>
        </w:r>
      </w:ins>
      <w:ins w:id="257" w:author="Li, Yanning" w:date="2015-09-10T11:05:00Z">
        <w:r w:rsidR="009762EE">
          <w:rPr>
            <w:rFonts w:ascii="Times New Roman" w:hAnsi="Times New Roman" w:cs="Times New Roman"/>
          </w:rPr>
          <w:t xml:space="preserve">radar </w:t>
        </w:r>
      </w:ins>
      <w:ins w:id="258" w:author="Li, Yanning" w:date="2015-09-10T10:59:00Z">
        <w:r w:rsidR="00B4201E">
          <w:rPr>
            <w:rFonts w:ascii="Times New Roman" w:hAnsi="Times New Roman" w:cs="Times New Roman"/>
          </w:rPr>
          <w:t xml:space="preserve">count data </w:t>
        </w:r>
      </w:ins>
      <w:ins w:id="259" w:author="Li, Yanning" w:date="2015-09-10T11:02:00Z">
        <w:r w:rsidR="00C71449">
          <w:rPr>
            <w:rFonts w:ascii="Times New Roman" w:hAnsi="Times New Roman" w:cs="Times New Roman"/>
          </w:rPr>
          <w:t>was unrealistically low</w:t>
        </w:r>
      </w:ins>
      <w:ins w:id="260" w:author="Li, Yanning" w:date="2015-09-10T11:03:00Z">
        <w:r w:rsidR="008B5331">
          <w:rPr>
            <w:rFonts w:ascii="Times New Roman" w:hAnsi="Times New Roman" w:cs="Times New Roman"/>
          </w:rPr>
          <w:t xml:space="preserve"> (Fig. 1-b)</w:t>
        </w:r>
      </w:ins>
      <w:ins w:id="261" w:author="Li, Yanning" w:date="2015-09-10T11:02:00Z">
        <w:r w:rsidR="00C71449">
          <w:rPr>
            <w:rFonts w:ascii="Times New Roman" w:hAnsi="Times New Roman" w:cs="Times New Roman"/>
          </w:rPr>
          <w:t>.</w:t>
        </w:r>
      </w:ins>
      <w:ins w:id="262" w:author="Li, Yanning" w:date="2015-09-10T11:00:00Z">
        <w:r w:rsidR="00810948">
          <w:rPr>
            <w:rFonts w:ascii="Times New Roman" w:hAnsi="Times New Roman" w:cs="Times New Roman"/>
          </w:rPr>
          <w:t xml:space="preserve"> </w:t>
        </w:r>
      </w:ins>
      <w:ins w:id="263" w:author="Li, Yanning" w:date="2015-09-10T11:05:00Z">
        <w:r w:rsidR="008336A2">
          <w:rPr>
            <w:rFonts w:ascii="Times New Roman" w:hAnsi="Times New Roman" w:cs="Times New Roman"/>
          </w:rPr>
          <w:t>Th</w:t>
        </w:r>
      </w:ins>
      <w:ins w:id="264" w:author="Juan Carlos Martinez Mori" w:date="2015-09-11T16:55:00Z">
        <w:r w:rsidR="00022E2B">
          <w:rPr>
            <w:rFonts w:ascii="Times New Roman" w:hAnsi="Times New Roman" w:cs="Times New Roman"/>
          </w:rPr>
          <w:t>e</w:t>
        </w:r>
      </w:ins>
      <w:ins w:id="265" w:author="Li, Yanning" w:date="2015-09-10T11:05:00Z">
        <w:del w:id="266" w:author="Juan Carlos Martinez Mori" w:date="2015-09-11T16:55:00Z">
          <w:r w:rsidR="008336A2" w:rsidDel="00022E2B">
            <w:rPr>
              <w:rFonts w:ascii="Times New Roman" w:hAnsi="Times New Roman" w:cs="Times New Roman"/>
            </w:rPr>
            <w:delText>is</w:delText>
          </w:r>
        </w:del>
        <w:r w:rsidR="008336A2">
          <w:rPr>
            <w:rFonts w:ascii="Times New Roman" w:hAnsi="Times New Roman" w:cs="Times New Roman"/>
          </w:rPr>
          <w:t xml:space="preserve"> </w:t>
        </w:r>
      </w:ins>
      <w:ins w:id="267" w:author="Li, Yanning" w:date="2015-09-10T11:06:00Z">
        <w:r w:rsidR="007370E5">
          <w:rPr>
            <w:rFonts w:ascii="Times New Roman" w:hAnsi="Times New Roman" w:cs="Times New Roman"/>
          </w:rPr>
          <w:t>issue wa</w:t>
        </w:r>
        <w:r w:rsidR="00991EA8">
          <w:rPr>
            <w:rFonts w:ascii="Times New Roman" w:hAnsi="Times New Roman" w:cs="Times New Roman"/>
          </w:rPr>
          <w:t xml:space="preserve">s observed </w:t>
        </w:r>
      </w:ins>
      <w:ins w:id="268" w:author="Juan Carlos Martinez Mori" w:date="2015-09-11T16:32:00Z">
        <w:r w:rsidR="00E97089">
          <w:rPr>
            <w:rFonts w:ascii="Times New Roman" w:hAnsi="Times New Roman" w:cs="Times New Roman"/>
          </w:rPr>
          <w:t>at</w:t>
        </w:r>
      </w:ins>
      <w:ins w:id="269" w:author="Li, Yanning" w:date="2015-09-10T11:06:00Z">
        <w:del w:id="270" w:author="Juan Carlos Martinez Mori" w:date="2015-09-11T16:32:00Z">
          <w:r w:rsidR="007370E5" w:rsidDel="00E97089">
            <w:rPr>
              <w:rFonts w:ascii="Times New Roman" w:hAnsi="Times New Roman" w:cs="Times New Roman"/>
            </w:rPr>
            <w:delText>in</w:delText>
          </w:r>
        </w:del>
        <w:r w:rsidR="007370E5">
          <w:rPr>
            <w:rFonts w:ascii="Times New Roman" w:hAnsi="Times New Roman" w:cs="Times New Roman"/>
          </w:rPr>
          <w:t xml:space="preserve"> other times </w:t>
        </w:r>
        <w:del w:id="271" w:author="Juan Carlos Martinez Mori" w:date="2015-09-11T16:32:00Z">
          <w:r w:rsidR="007370E5" w:rsidDel="00E97089">
            <w:rPr>
              <w:rFonts w:ascii="Times New Roman" w:hAnsi="Times New Roman" w:cs="Times New Roman"/>
            </w:rPr>
            <w:delText>w</w:delText>
          </w:r>
        </w:del>
      </w:ins>
      <w:ins w:id="272" w:author="Juan Carlos Martinez Mori" w:date="2015-09-11T16:32:00Z">
        <w:r w:rsidR="00E97089">
          <w:rPr>
            <w:rFonts w:ascii="Times New Roman" w:hAnsi="Times New Roman" w:cs="Times New Roman"/>
          </w:rPr>
          <w:t>in which</w:t>
        </w:r>
      </w:ins>
      <w:ins w:id="273" w:author="Li, Yanning" w:date="2015-09-10T11:06:00Z">
        <w:del w:id="274" w:author="Juan Carlos Martinez Mori" w:date="2015-09-11T16:32:00Z">
          <w:r w:rsidR="007370E5" w:rsidDel="00E97089">
            <w:rPr>
              <w:rFonts w:ascii="Times New Roman" w:hAnsi="Times New Roman" w:cs="Times New Roman"/>
            </w:rPr>
            <w:delText>hen</w:delText>
          </w:r>
        </w:del>
        <w:del w:id="275" w:author="Juan Carlos Martinez Mori" w:date="2015-09-11T08:47:00Z">
          <w:r w:rsidR="007370E5" w:rsidDel="00B34BF7">
            <w:rPr>
              <w:rFonts w:ascii="Times New Roman" w:hAnsi="Times New Roman" w:cs="Times New Roman"/>
            </w:rPr>
            <w:delText>ever</w:delText>
          </w:r>
        </w:del>
        <w:del w:id="276" w:author="Juan Carlos Martinez Mori" w:date="2015-09-11T16:32:00Z">
          <w:r w:rsidR="007370E5" w:rsidDel="00E97089">
            <w:rPr>
              <w:rFonts w:ascii="Times New Roman" w:hAnsi="Times New Roman" w:cs="Times New Roman"/>
            </w:rPr>
            <w:delText xml:space="preserve"> a</w:delText>
          </w:r>
        </w:del>
      </w:ins>
      <w:ins w:id="277" w:author="Juan Carlos Martinez Mori" w:date="2015-09-11T08:45:00Z">
        <w:r>
          <w:rPr>
            <w:rFonts w:ascii="Times New Roman" w:hAnsi="Times New Roman" w:cs="Times New Roman"/>
          </w:rPr>
          <w:t xml:space="preserve"> severe</w:t>
        </w:r>
      </w:ins>
      <w:ins w:id="278" w:author="Li, Yanning" w:date="2015-09-10T11:06:00Z">
        <w:r w:rsidR="007370E5">
          <w:rPr>
            <w:rFonts w:ascii="Times New Roman" w:hAnsi="Times New Roman" w:cs="Times New Roman"/>
          </w:rPr>
          <w:t xml:space="preserve"> traffic congestion </w:t>
        </w:r>
      </w:ins>
      <w:ins w:id="279" w:author="Juan Carlos Martinez Mori" w:date="2015-09-11T16:34:00Z">
        <w:r w:rsidR="00A224DA">
          <w:rPr>
            <w:rFonts w:ascii="Times New Roman" w:hAnsi="Times New Roman" w:cs="Times New Roman"/>
          </w:rPr>
          <w:t xml:space="preserve">seemed to have </w:t>
        </w:r>
      </w:ins>
      <w:ins w:id="280" w:author="Li, Yanning" w:date="2015-09-10T11:06:00Z">
        <w:r w:rsidR="007370E5">
          <w:rPr>
            <w:rFonts w:ascii="Times New Roman" w:hAnsi="Times New Roman" w:cs="Times New Roman"/>
          </w:rPr>
          <w:t>occur</w:t>
        </w:r>
      </w:ins>
      <w:ins w:id="281" w:author="Li, Yanning" w:date="2015-09-10T11:07:00Z">
        <w:r w:rsidR="007370E5">
          <w:rPr>
            <w:rFonts w:ascii="Times New Roman" w:hAnsi="Times New Roman" w:cs="Times New Roman"/>
          </w:rPr>
          <w:t>red.</w:t>
        </w:r>
      </w:ins>
    </w:p>
    <w:p w14:paraId="02AC15CA" w14:textId="6C0F33B4" w:rsidR="00A224DA" w:rsidRDefault="00A224DA">
      <w:pPr>
        <w:ind w:left="360"/>
        <w:jc w:val="both"/>
        <w:rPr>
          <w:ins w:id="282" w:author="Juan Carlos Martinez Mori" w:date="2015-09-11T16:33:00Z"/>
          <w:rFonts w:ascii="Times New Roman" w:hAnsi="Times New Roman" w:cs="Times New Roman"/>
        </w:rPr>
      </w:pPr>
    </w:p>
    <w:p w14:paraId="68FCFCFA" w14:textId="138E69AF" w:rsidR="00884DBD" w:rsidDel="00B34BF7" w:rsidRDefault="00A224DA">
      <w:pPr>
        <w:jc w:val="both"/>
        <w:rPr>
          <w:del w:id="283" w:author="Juan Carlos Martinez Mori" w:date="2015-09-11T08:46:00Z"/>
          <w:rFonts w:ascii="Times New Roman" w:hAnsi="Times New Roman" w:cs="Times New Roman"/>
        </w:rPr>
        <w:pPrChange w:id="284" w:author="Juan Carlos Martinez Mori" w:date="2015-09-11T16:33:00Z">
          <w:pPr>
            <w:ind w:left="360"/>
            <w:jc w:val="both"/>
          </w:pPr>
        </w:pPrChange>
      </w:pPr>
      <w:ins w:id="285" w:author="Juan Carlos Martinez Mori" w:date="2015-09-11T16:35:00Z">
        <w:r>
          <w:rPr>
            <w:rFonts w:ascii="Times New Roman" w:hAnsi="Times New Roman" w:cs="Times New Roman"/>
          </w:rPr>
          <w:br/>
        </w:r>
      </w:ins>
      <w:commentRangeStart w:id="286"/>
      <w:del w:id="287" w:author="Juan Carlos Martinez Mori" w:date="2015-09-11T08:46:00Z">
        <w:r w:rsidR="00F7433F" w:rsidDel="00B34BF7">
          <w:rPr>
            <w:rFonts w:ascii="Times New Roman" w:hAnsi="Times New Roman" w:cs="Times New Roman"/>
          </w:rPr>
          <w:delText>data set for this work zone had significant data incompleteness issues. The general trend that sever congestion occurred</w:delText>
        </w:r>
        <w:commentRangeEnd w:id="286"/>
        <w:r w:rsidR="008A5267" w:rsidDel="00B34BF7">
          <w:rPr>
            <w:rStyle w:val="CommentReference"/>
          </w:rPr>
          <w:commentReference w:id="286"/>
        </w:r>
        <w:r w:rsidR="00F7433F" w:rsidDel="00B34BF7">
          <w:rPr>
            <w:rFonts w:ascii="Times New Roman" w:hAnsi="Times New Roman" w:cs="Times New Roman"/>
          </w:rPr>
          <w:delText xml:space="preserve">, the radar sensors would start having abnormal readings. </w:delText>
        </w:r>
      </w:del>
      <w:moveToRangeStart w:id="288" w:author="Juan Carlos Martinez Mori" w:date="2015-09-11T08:43:00Z" w:name="move429724335"/>
      <w:moveTo w:id="289" w:author="Juan Carlos Martinez Mori" w:date="2015-09-11T08:43:00Z">
        <w:del w:id="290" w:author="Juan Carlos Martinez Mori" w:date="2015-09-11T08:44:00Z">
          <w:r w:rsidR="00127404" w:rsidDel="00B34BF7">
            <w:rPr>
              <w:rFonts w:ascii="Times New Roman" w:hAnsi="Times New Roman" w:cs="Times New Roman"/>
              <w:noProof/>
              <w:rPrChange w:id="291" w:author="Unknown">
                <w:rPr>
                  <w:noProof/>
                </w:rPr>
              </w:rPrChange>
            </w:rPr>
            <mc:AlternateContent>
              <mc:Choice Requires="wpg">
                <w:drawing>
                  <wp:inline distT="0" distB="0" distL="0" distR="0" wp14:anchorId="125331AB" wp14:editId="65D5E9A2">
                    <wp:extent cx="5943600" cy="2674589"/>
                    <wp:effectExtent l="0" t="0" r="0" b="0"/>
                    <wp:docPr id="9" name="Group 9"/>
                    <wp:cNvGraphicFramePr/>
                    <a:graphic xmlns:a="http://schemas.openxmlformats.org/drawingml/2006/main">
                      <a:graphicData uri="http://schemas.microsoft.com/office/word/2010/wordprocessingGroup">
                        <wpg:wgp>
                          <wpg:cNvGrpSpPr/>
                          <wpg:grpSpPr>
                            <a:xfrm>
                              <a:off x="0" y="0"/>
                              <a:ext cx="5943600" cy="2674589"/>
                              <a:chOff x="-3728" y="-54082"/>
                              <a:chExt cx="6089501" cy="2740132"/>
                            </a:xfrm>
                          </wpg:grpSpPr>
                          <wps:wsp>
                            <wps:cNvPr id="10" name="Text Box 2"/>
                            <wps:cNvSpPr txBox="1">
                              <a:spLocks noChangeArrowheads="1"/>
                            </wps:cNvSpPr>
                            <wps:spPr bwMode="auto">
                              <a:xfrm>
                                <a:off x="314325" y="2295525"/>
                                <a:ext cx="5458460" cy="390525"/>
                              </a:xfrm>
                              <a:prstGeom prst="rect">
                                <a:avLst/>
                              </a:prstGeom>
                              <a:solidFill>
                                <a:srgbClr val="FFFFFF"/>
                              </a:solidFill>
                              <a:ln w="9525">
                                <a:noFill/>
                                <a:miter lim="800000"/>
                                <a:headEnd/>
                                <a:tailEnd/>
                              </a:ln>
                            </wps:spPr>
                            <wps:txbx>
                              <w:txbxContent>
                                <w:p w14:paraId="38459A3A" w14:textId="77777777" w:rsidR="00B0021C" w:rsidRPr="00460CD3" w:rsidRDefault="00B0021C" w:rsidP="00127404">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wps:txbx>
                            <wps:bodyPr rot="0" vert="horz" wrap="square" lIns="91440" tIns="45720" rIns="91440" bIns="45720" anchor="t" anchorCtr="0">
                              <a:noAutofit/>
                            </wps:bodyPr>
                          </wps:wsp>
                          <wpg:grpSp>
                            <wpg:cNvPr id="11" name="Group 11"/>
                            <wpg:cNvGrpSpPr/>
                            <wpg:grpSpPr>
                              <a:xfrm>
                                <a:off x="-3728" y="-54082"/>
                                <a:ext cx="6089501" cy="2286001"/>
                                <a:chOff x="-3729" y="-54086"/>
                                <a:chExt cx="6089850" cy="2286152"/>
                              </a:xfrm>
                            </wpg:grpSpPr>
                            <pic:pic xmlns:pic="http://schemas.openxmlformats.org/drawingml/2006/picture">
                              <pic:nvPicPr>
                                <pic:cNvPr id="13" name="Picture 13"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18" name="Picture 18"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inline>
                </w:drawing>
              </mc:Choice>
              <mc:Fallback xmlns:mv="urn:schemas-microsoft-com:mac:vml" xmlns:mo="http://schemas.microsoft.com/office/mac/office/2008/main">
                <w:pict>
                  <v:group w14:anchorId="125331AB" id="Group_x0020_9" o:spid="_x0000_s1031" style="width:468pt;height:210.6pt;mso-position-horizontal-relative:char;mso-position-vertical-relative:line" coordorigin="-3728,-54082" coordsize="6089501,27401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">
                    <v:shape id="_x0000_s1032" type="#_x0000_t202" style="position:absolute;left:314325;top:2295525;width:5458460;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ft9wgAA&#10;ANsAAAAPAAAAZHJzL2Rvd25yZXYueG1sRI/NbsJADITvSH2HlSv1gmDTit/AglokEFd+HsBkTRKR&#10;9UbZLQlvjw9I3GzNeObzct25St2pCaVnA9/DBBRx5m3JuYHzaTuYgQoR2WLlmQw8KMB69dFbYmp9&#10;ywe6H2OuJIRDigaKGOtU65AV5DAMfU0s2tU3DqOsTa5tg62Eu0r/JMlEOyxZGgqsaVNQdjv+OwPX&#10;fdsfz9vLLp6nh9HkD8vpxT+M+frsfhegInXxbX5d763gC73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h+33CAAAA2wAAAA8AAAAAAAAAAAAAAAAAlwIAAGRycy9kb3du&#10;cmV2LnhtbFBLBQYAAAAABAAEAPUAAACGAwAAAAA=&#10;" stroked="f">
                      <v:textbox>
                        <w:txbxContent>
                          <w:p w14:paraId="38459A3A" w14:textId="77777777" w:rsidR="00B0021C" w:rsidRPr="00460CD3" w:rsidRDefault="00B0021C" w:rsidP="00127404">
                            <w:pPr>
                              <w:jc w:val="center"/>
                              <w:rPr>
                                <w:rFonts w:ascii="Times New Roman" w:hAnsi="Times New Roman" w:cs="Times New Roman"/>
                                <w:sz w:val="20"/>
                                <w:szCs w:val="20"/>
                              </w:rPr>
                            </w:pPr>
                            <w:r>
                              <w:rPr>
                                <w:rFonts w:ascii="Times New Roman" w:hAnsi="Times New Roman" w:cs="Times New Roman"/>
                                <w:sz w:val="20"/>
                                <w:szCs w:val="20"/>
                              </w:rPr>
                              <w:t xml:space="preserve">a) </w:t>
                            </w:r>
                            <w:r w:rsidRPr="00460CD3">
                              <w:rPr>
                                <w:rFonts w:ascii="Times New Roman" w:hAnsi="Times New Roman" w:cs="Times New Roman"/>
                                <w:sz w:val="20"/>
                                <w:szCs w:val="20"/>
                              </w:rPr>
                              <w:t xml:space="preserve">Vehicle speed starts missing in radar sensor.             b) Vehicle count drops to zero in radar sensors. </w:t>
                            </w:r>
                            <w:r w:rsidRPr="00460CD3">
                              <w:rPr>
                                <w:rFonts w:ascii="Times New Roman" w:hAnsi="Times New Roman" w:cs="Times New Roman"/>
                                <w:sz w:val="20"/>
                                <w:szCs w:val="20"/>
                              </w:rPr>
                              <w:br/>
                              <w:t>Figure 1: Radar sensors present abnormal readings as traffic congestion starts</w:t>
                            </w:r>
                          </w:p>
                        </w:txbxContent>
                      </v:textbox>
                    </v:shape>
                    <v:group id="Group_x0020_11" o:spid="_x0000_s1033" style="position:absolute;left:-3728;top:-54082;width:6089501;height:2286001" coordorigin="-3729,-54086" coordsize="6089850,22861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Picture_x0020_13" o:spid="_x0000_s1034" type="#_x0000_t75" alt="C:\Users\Carlos\Documents\GitHub\Sensor_Statistics\LaTex\Images\I57I64_missing_counts.png" style="position:absolute;left:3041296;top:-53934;width:304482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d9&#10;aqfCAAAA2wAAAA8AAABkcnMvZG93bnJldi54bWxET9tqwkAQfRf8h2UEX6RuqiBp6ioiDQgFUdMP&#10;mGbHJDQ7G7JrEv/eLQi+zeFcZ70dTC06al1lWcH7PAJBnFtdcaHgJ0vfYhDOI2usLZOCOznYbsaj&#10;NSba9nym7uILEULYJaig9L5JpHR5SQbd3DbEgbva1qAPsC2kbrEP4aaWiyhaSYMVh4YSG9qXlP9d&#10;bkbB7js9fSyPcZzN4uLwtf+9XWeno1LTybD7BOFp8C/x033QYf4S/n8JB8jN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XfWqnwgAAANsAAAAPAAAAAAAAAAAAAAAAAJwCAABk&#10;cnMvZG93bnJldi54bWxQSwUGAAAAAAQABAD3AAAAiwMAAAAA&#10;">
                        <v:imagedata r:id="rId12" o:title="I57I64_missing_counts.png"/>
                        <v:path arrowok="t"/>
                      </v:shape>
                      <v:shape id="Picture_x0020_18" o:spid="_x0000_s1035" type="#_x0000_t75" alt="C:\Users\Carlos\Documents\GitHub\Sensor_Statistics\LaTex\Images\I57I64_missing_speeds.png" style="position:absolute;left:-3729;top:-54086;width:3045026;height:2286151;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0F&#10;jcfFAAAA2wAAAA8AAABkcnMvZG93bnJldi54bWxEj0FrAkEMhe8F/8MQobc6q7RFV0eRQqGFeqh6&#10;8RZn4u7iTmbdmerWX28OgreE9/Lel9mi87U6UxurwAaGgwwUsQ2u4sLAdvP5MgYVE7LDOjAZ+KcI&#10;i3nvaYa5Cxf+pfM6FUpCOOZooEypybWOtiSPcRAaYtEOofWYZG0L7Vq8SLiv9SjL3rXHiqWhxIY+&#10;SrLH9Z838PY6qkN16vbXZdpN9Mr+hO+9Nea53y2noBJ16WG+X385wRdY+UUG0PM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tBY3HxQAAANsAAAAPAAAAAAAAAAAAAAAAAJwC&#10;AABkcnMvZG93bnJldi54bWxQSwUGAAAAAAQABAD3AAAAjgMAAAAA&#10;">
                        <v:imagedata r:id="rId13" o:title="I57I64_missing_speeds.png"/>
                        <v:path arrowok="t"/>
                      </v:shape>
                    </v:group>
                    <w10:anchorlock/>
                  </v:group>
                </w:pict>
              </mc:Fallback>
            </mc:AlternateContent>
          </w:r>
        </w:del>
      </w:moveTo>
      <w:moveToRangeEnd w:id="288"/>
      <w:del w:id="292" w:author="Juan Carlos Martinez Mori" w:date="2015-09-11T08:46:00Z">
        <w:r w:rsidR="00F7433F" w:rsidDel="00B34BF7">
          <w:rPr>
            <w:rFonts w:ascii="Times New Roman" w:hAnsi="Times New Roman" w:cs="Times New Roman"/>
          </w:rPr>
          <w:delText>An example of this is shown in figures 1a and 1b:</w:delText>
        </w:r>
      </w:del>
    </w:p>
    <w:moveFromRangeStart w:id="293" w:author="Juan Carlos Martinez Mori" w:date="2015-09-11T08:43:00Z" w:name="move429724335"/>
    <w:p w14:paraId="635211C2" w14:textId="73F24F7D" w:rsidR="00127404" w:rsidDel="00B34BF7" w:rsidRDefault="00884DBD">
      <w:pPr>
        <w:jc w:val="both"/>
        <w:rPr>
          <w:del w:id="294" w:author="Juan Carlos Martinez Mori" w:date="2015-09-11T08:46:00Z"/>
          <w:rFonts w:ascii="Times New Roman" w:hAnsi="Times New Roman" w:cs="Times New Roman"/>
        </w:rPr>
        <w:pPrChange w:id="295" w:author="Juan Carlos Martinez Mori" w:date="2015-09-11T16:33:00Z">
          <w:pPr>
            <w:ind w:left="360"/>
            <w:jc w:val="both"/>
          </w:pPr>
        </w:pPrChange>
      </w:pPr>
      <w:moveFrom w:id="296" w:author="Juan Carlos Martinez Mori" w:date="2015-09-11T08:43:00Z">
        <w:del w:id="297" w:author="Juan Carlos Martinez Mori" w:date="2015-09-11T08:46:00Z">
          <w:r w:rsidDel="00B34BF7">
            <w:rPr>
              <w:rFonts w:ascii="Times New Roman" w:hAnsi="Times New Roman" w:cs="Times New Roman"/>
              <w:noProof/>
              <w:rPrChange w:id="298" w:author="Unknown">
                <w:rPr>
                  <w:noProof/>
                </w:rPr>
              </w:rPrChange>
            </w:rPr>
            <mc:AlternateContent>
              <mc:Choice Requires="wpg">
                <w:drawing>
                  <wp:inline distT="0" distB="0" distL="0" distR="0" wp14:anchorId="3E480481" wp14:editId="5A70CAC9">
                    <wp:extent cx="6089501" cy="2740132"/>
                    <wp:effectExtent l="0" t="0" r="6985" b="3175"/>
                    <wp:docPr id="15" name="Group 15"/>
                    <wp:cNvGraphicFramePr/>
                    <a:graphic xmlns:a="http://schemas.openxmlformats.org/drawingml/2006/main">
                      <a:graphicData uri="http://schemas.microsoft.com/office/word/2010/wordprocessingGroup">
                        <wpg:wgp>
                          <wpg:cNvGrpSpPr/>
                          <wpg:grpSpPr>
                            <a:xfrm>
                              <a:off x="0" y="0"/>
                              <a:ext cx="6089501" cy="2740132"/>
                              <a:chOff x="-3728" y="-54082"/>
                              <a:chExt cx="6089501" cy="2740132"/>
                            </a:xfrm>
                          </wpg:grpSpPr>
                          <wps:wsp>
                            <wps:cNvPr id="12" name="Text Box 2"/>
                            <wps:cNvSpPr txBox="1">
                              <a:spLocks noChangeArrowheads="1"/>
                            </wps:cNvSpPr>
                            <wps:spPr bwMode="auto">
                              <a:xfrm>
                                <a:off x="314325" y="2295525"/>
                                <a:ext cx="5458460" cy="390525"/>
                              </a:xfrm>
                              <a:prstGeom prst="rect">
                                <a:avLst/>
                              </a:prstGeom>
                              <a:solidFill>
                                <a:srgbClr val="FFFFFF"/>
                              </a:solidFill>
                              <a:ln w="9525">
                                <a:noFill/>
                                <a:miter lim="800000"/>
                                <a:headEnd/>
                                <a:tailEnd/>
                              </a:ln>
                            </wps:spPr>
                            <wps:txbx>
                              <w:txbxContent>
                                <w:p w14:paraId="2F1745A4" w14:textId="6A48FC49" w:rsidR="00B0021C" w:rsidRPr="00127404" w:rsidRDefault="00B0021C" w:rsidP="00127404">
                                  <w:pPr>
                                    <w:jc w:val="center"/>
                                    <w:rPr>
                                      <w:rFonts w:ascii="Times New Roman" w:hAnsi="Times New Roman" w:cs="Times New Roman"/>
                                      <w:sz w:val="20"/>
                                      <w:szCs w:val="20"/>
                                      <w:rPrChange w:id="299" w:author="Juan Carlos Martinez Mori" w:date="2015-09-11T08:43:00Z">
                                        <w:rPr/>
                                      </w:rPrChange>
                                    </w:rPr>
                                  </w:pPr>
                                  <w:ins w:id="300" w:author="Juan Carlos Martinez Mori" w:date="2015-09-11T08:43:00Z">
                                    <w:r>
                                      <w:rPr>
                                        <w:rFonts w:ascii="Times New Roman" w:hAnsi="Times New Roman" w:cs="Times New Roman"/>
                                        <w:sz w:val="20"/>
                                        <w:szCs w:val="20"/>
                                      </w:rPr>
                                      <w:t xml:space="preserve">a) </w:t>
                                    </w:r>
                                  </w:ins>
                                  <w:del w:id="301" w:author="Juan Carlos Martinez Mori" w:date="2015-09-11T08:42:00Z">
                                    <w:r w:rsidRPr="00127404" w:rsidDel="00127404">
                                      <w:rPr>
                                        <w:rFonts w:ascii="Times New Roman" w:hAnsi="Times New Roman" w:cs="Times New Roman"/>
                                        <w:sz w:val="20"/>
                                        <w:szCs w:val="20"/>
                                        <w:rPrChange w:id="302" w:author="Juan Carlos Martinez Mori" w:date="2015-09-11T08:43:00Z">
                                          <w:rPr/>
                                        </w:rPrChange>
                                      </w:rPr>
                                      <w:delText>a)</w:delText>
                                    </w:r>
                                  </w:del>
                                  <w:ins w:id="303" w:author="Juan Carlos Martinez Mori" w:date="2015-09-11T08:42:00Z">
                                    <w:r w:rsidRPr="00127404">
                                      <w:rPr>
                                        <w:rFonts w:ascii="Times New Roman" w:hAnsi="Times New Roman" w:cs="Times New Roman"/>
                                        <w:sz w:val="20"/>
                                        <w:szCs w:val="20"/>
                                        <w:rPrChange w:id="304" w:author="Juan Carlos Martinez Mori" w:date="2015-09-11T08:43:00Z">
                                          <w:rPr/>
                                        </w:rPrChange>
                                      </w:rPr>
                                      <w:t>Vehicle speed starts missing in radar sensor.</w:t>
                                    </w:r>
                                  </w:ins>
                                  <w:del w:id="305" w:author="Juan Carlos Martinez Mori" w:date="2015-09-11T08:42:00Z">
                                    <w:r w:rsidRPr="00127404" w:rsidDel="00127404">
                                      <w:rPr>
                                        <w:rFonts w:ascii="Times New Roman" w:hAnsi="Times New Roman" w:cs="Times New Roman"/>
                                        <w:sz w:val="20"/>
                                        <w:szCs w:val="20"/>
                                        <w:rPrChange w:id="306" w:author="Juan Carlos Martinez Mori" w:date="2015-09-11T08:43:00Z">
                                          <w:rPr/>
                                        </w:rPrChange>
                                      </w:rPr>
                                      <w:delText xml:space="preserve"> Vehicle count drops to zero in radar sensors. </w:delText>
                                    </w:r>
                                  </w:del>
                                  <w:r w:rsidRPr="00127404">
                                    <w:rPr>
                                      <w:rFonts w:ascii="Times New Roman" w:hAnsi="Times New Roman" w:cs="Times New Roman"/>
                                      <w:sz w:val="20"/>
                                      <w:szCs w:val="20"/>
                                      <w:rPrChange w:id="307" w:author="Juan Carlos Martinez Mori" w:date="2015-09-11T08:43:00Z">
                                        <w:rPr/>
                                      </w:rPrChange>
                                    </w:rPr>
                                    <w:t xml:space="preserve">             b) </w:t>
                                  </w:r>
                                  <w:ins w:id="308" w:author="Juan Carlos Martinez Mori" w:date="2015-09-11T08:43:00Z">
                                    <w:r w:rsidRPr="00127404">
                                      <w:rPr>
                                        <w:rFonts w:ascii="Times New Roman" w:hAnsi="Times New Roman" w:cs="Times New Roman"/>
                                        <w:sz w:val="20"/>
                                        <w:szCs w:val="20"/>
                                        <w:rPrChange w:id="309" w:author="Juan Carlos Martinez Mori" w:date="2015-09-11T08:43:00Z">
                                          <w:rPr/>
                                        </w:rPrChange>
                                      </w:rPr>
                                      <w:t xml:space="preserve">Vehicle count drops to zero in radar sensors. </w:t>
                                    </w:r>
                                  </w:ins>
                                  <w:del w:id="310" w:author="Juan Carlos Martinez Mori" w:date="2015-09-11T08:43:00Z">
                                    <w:r w:rsidRPr="00127404" w:rsidDel="00127404">
                                      <w:rPr>
                                        <w:rFonts w:ascii="Times New Roman" w:hAnsi="Times New Roman" w:cs="Times New Roman"/>
                                        <w:sz w:val="20"/>
                                        <w:szCs w:val="20"/>
                                        <w:rPrChange w:id="311" w:author="Juan Carlos Martinez Mori" w:date="2015-09-11T08:43:00Z">
                                          <w:rPr/>
                                        </w:rPrChange>
                                      </w:rPr>
                                      <w:delText>V</w:delText>
                                    </w:r>
                                  </w:del>
                                  <w:del w:id="312" w:author="Juan Carlos Martinez Mori" w:date="2015-09-11T08:42:00Z">
                                    <w:r w:rsidRPr="00127404" w:rsidDel="00127404">
                                      <w:rPr>
                                        <w:rFonts w:ascii="Times New Roman" w:hAnsi="Times New Roman" w:cs="Times New Roman"/>
                                        <w:sz w:val="20"/>
                                        <w:szCs w:val="20"/>
                                        <w:rPrChange w:id="313" w:author="Juan Carlos Martinez Mori" w:date="2015-09-11T08:43:00Z">
                                          <w:rPr/>
                                        </w:rPrChange>
                                      </w:rPr>
                                      <w:delText>ehicle speed starts missing in</w:delText>
                                    </w:r>
                                  </w:del>
                                  <w:del w:id="314" w:author="Juan Carlos Martinez Mori" w:date="2015-09-11T08:43:00Z">
                                    <w:r w:rsidRPr="00127404" w:rsidDel="00127404">
                                      <w:rPr>
                                        <w:rFonts w:ascii="Times New Roman" w:hAnsi="Times New Roman" w:cs="Times New Roman"/>
                                        <w:sz w:val="20"/>
                                        <w:szCs w:val="20"/>
                                        <w:rPrChange w:id="315" w:author="Juan Carlos Martinez Mori" w:date="2015-09-11T08:43:00Z">
                                          <w:rPr/>
                                        </w:rPrChange>
                                      </w:rPr>
                                      <w:delText xml:space="preserve"> radar sensor.</w:delText>
                                    </w:r>
                                  </w:del>
                                  <w:r w:rsidRPr="00127404">
                                    <w:rPr>
                                      <w:rFonts w:ascii="Times New Roman" w:hAnsi="Times New Roman" w:cs="Times New Roman"/>
                                      <w:sz w:val="20"/>
                                      <w:szCs w:val="20"/>
                                      <w:rPrChange w:id="316" w:author="Juan Carlos Martinez Mori" w:date="2015-09-11T08:43:00Z">
                                        <w:rPr/>
                                      </w:rPrChange>
                                    </w:rPr>
                                    <w:br/>
                                    <w:t>Figure 1: Radar sensors present abnormal readings as traffic congestion starts</w:t>
                                  </w:r>
                                </w:p>
                              </w:txbxContent>
                            </wps:txbx>
                            <wps:bodyPr rot="0" vert="horz" wrap="square" lIns="91440" tIns="45720" rIns="91440" bIns="45720" anchor="t" anchorCtr="0">
                              <a:noAutofit/>
                            </wps:bodyPr>
                          </wps:wsp>
                          <wpg:grpSp>
                            <wpg:cNvPr id="4" name="Group 4"/>
                            <wpg:cNvGrpSpPr/>
                            <wpg:grpSpPr>
                              <a:xfrm>
                                <a:off x="-3728" y="-54082"/>
                                <a:ext cx="6089501" cy="2286001"/>
                                <a:chOff x="-3729" y="-54086"/>
                                <a:chExt cx="6089850" cy="2286152"/>
                              </a:xfrm>
                            </wpg:grpSpPr>
                            <pic:pic xmlns:pic="http://schemas.openxmlformats.org/drawingml/2006/picture">
                              <pic:nvPicPr>
                                <pic:cNvPr id="3" name="Picture 3" descr="C:\Users\Carlos\Documents\GitHub\Sensor_Statistics\LaTex\Images\I57I64_missing_counts.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41296" y="-53934"/>
                                  <a:ext cx="3044825" cy="2286000"/>
                                </a:xfrm>
                                <a:prstGeom prst="rect">
                                  <a:avLst/>
                                </a:prstGeom>
                                <a:noFill/>
                                <a:ln>
                                  <a:noFill/>
                                </a:ln>
                              </pic:spPr>
                            </pic:pic>
                            <pic:pic xmlns:pic="http://schemas.openxmlformats.org/drawingml/2006/picture">
                              <pic:nvPicPr>
                                <pic:cNvPr id="2" name="Picture 2" descr="C:\Users\Carlos\Documents\GitHub\Sensor_Statistics\LaTex\Images\I57I64_missing_speeds.png"/>
                                <pic:cNvPicPr preferRelativeResize="0">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729" y="-54086"/>
                                  <a:ext cx="3045026" cy="2286151"/>
                                </a:xfrm>
                                <a:prstGeom prst="rect">
                                  <a:avLst/>
                                </a:prstGeom>
                                <a:noFill/>
                                <a:ln>
                                  <a:noFill/>
                                </a:ln>
                              </pic:spPr>
                            </pic:pic>
                          </wpg:grpSp>
                        </wpg:wgp>
                      </a:graphicData>
                    </a:graphic>
                  </wp:inline>
                </w:drawing>
              </mc:Choice>
              <mc:Fallback xmlns:mv="urn:schemas-microsoft-com:mac:vml" xmlns:mo="http://schemas.microsoft.com/office/mac/office/2008/main">
                <w:pict>
                  <v:group w14:anchorId="3E480481" id="Group_x0020_15" o:spid="_x0000_s1036" style="width:479.5pt;height:215.75pt;mso-position-horizontal-relative:char;mso-position-vertical-relative:line" coordorigin="-3728,-54082" coordsize="6089501,27401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">
                    <v:shape id="_x0000_s1037" type="#_x0000_t202" style="position:absolute;left:314325;top:2295525;width:5458460;height:390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2F1745A4" w14:textId="6A48FC49" w:rsidR="00B0021C" w:rsidRPr="00127404" w:rsidRDefault="00B0021C" w:rsidP="00127404">
                            <w:pPr>
                              <w:jc w:val="center"/>
                              <w:rPr>
                                <w:rFonts w:ascii="Times New Roman" w:hAnsi="Times New Roman" w:cs="Times New Roman"/>
                                <w:sz w:val="20"/>
                                <w:szCs w:val="20"/>
                                <w:rPrChange w:id="315" w:author="Juan Carlos Martinez Mori" w:date="2015-09-11T08:43:00Z">
                                  <w:rPr/>
                                </w:rPrChange>
                              </w:rPr>
                            </w:pPr>
                            <w:ins w:id="316" w:author="Juan Carlos Martinez Mori" w:date="2015-09-11T08:43:00Z">
                              <w:r>
                                <w:rPr>
                                  <w:rFonts w:ascii="Times New Roman" w:hAnsi="Times New Roman" w:cs="Times New Roman"/>
                                  <w:sz w:val="20"/>
                                  <w:szCs w:val="20"/>
                                </w:rPr>
                                <w:t xml:space="preserve">a) </w:t>
                              </w:r>
                            </w:ins>
                            <w:del w:id="317" w:author="Juan Carlos Martinez Mori" w:date="2015-09-11T08:42:00Z">
                              <w:r w:rsidRPr="00127404" w:rsidDel="00127404">
                                <w:rPr>
                                  <w:rFonts w:ascii="Times New Roman" w:hAnsi="Times New Roman" w:cs="Times New Roman"/>
                                  <w:sz w:val="20"/>
                                  <w:szCs w:val="20"/>
                                  <w:rPrChange w:id="318" w:author="Juan Carlos Martinez Mori" w:date="2015-09-11T08:43:00Z">
                                    <w:rPr/>
                                  </w:rPrChange>
                                </w:rPr>
                                <w:delText>a)</w:delText>
                              </w:r>
                            </w:del>
                            <w:ins w:id="319" w:author="Juan Carlos Martinez Mori" w:date="2015-09-11T08:42:00Z">
                              <w:r w:rsidRPr="00127404">
                                <w:rPr>
                                  <w:rFonts w:ascii="Times New Roman" w:hAnsi="Times New Roman" w:cs="Times New Roman"/>
                                  <w:sz w:val="20"/>
                                  <w:szCs w:val="20"/>
                                  <w:rPrChange w:id="320" w:author="Juan Carlos Martinez Mori" w:date="2015-09-11T08:43:00Z">
                                    <w:rPr/>
                                  </w:rPrChange>
                                </w:rPr>
                                <w:t>Vehicle speed starts missing in radar sensor.</w:t>
                              </w:r>
                            </w:ins>
                            <w:del w:id="321" w:author="Juan Carlos Martinez Mori" w:date="2015-09-11T08:42:00Z">
                              <w:r w:rsidRPr="00127404" w:rsidDel="00127404">
                                <w:rPr>
                                  <w:rFonts w:ascii="Times New Roman" w:hAnsi="Times New Roman" w:cs="Times New Roman"/>
                                  <w:sz w:val="20"/>
                                  <w:szCs w:val="20"/>
                                  <w:rPrChange w:id="322" w:author="Juan Carlos Martinez Mori" w:date="2015-09-11T08:43:00Z">
                                    <w:rPr/>
                                  </w:rPrChange>
                                </w:rPr>
                                <w:delText xml:space="preserve"> Vehicle count drops to zero in radar sensors. </w:delText>
                              </w:r>
                            </w:del>
                            <w:r w:rsidRPr="00127404">
                              <w:rPr>
                                <w:rFonts w:ascii="Times New Roman" w:hAnsi="Times New Roman" w:cs="Times New Roman"/>
                                <w:sz w:val="20"/>
                                <w:szCs w:val="20"/>
                                <w:rPrChange w:id="323" w:author="Juan Carlos Martinez Mori" w:date="2015-09-11T08:43:00Z">
                                  <w:rPr/>
                                </w:rPrChange>
                              </w:rPr>
                              <w:t xml:space="preserve">             b) </w:t>
                            </w:r>
                            <w:ins w:id="324" w:author="Juan Carlos Martinez Mori" w:date="2015-09-11T08:43:00Z">
                              <w:r w:rsidRPr="00127404">
                                <w:rPr>
                                  <w:rFonts w:ascii="Times New Roman" w:hAnsi="Times New Roman" w:cs="Times New Roman"/>
                                  <w:sz w:val="20"/>
                                  <w:szCs w:val="20"/>
                                  <w:rPrChange w:id="325" w:author="Juan Carlos Martinez Mori" w:date="2015-09-11T08:43:00Z">
                                    <w:rPr/>
                                  </w:rPrChange>
                                </w:rPr>
                                <w:t xml:space="preserve">Vehicle count drops to zero in radar sensors. </w:t>
                              </w:r>
                            </w:ins>
                            <w:del w:id="326" w:author="Juan Carlos Martinez Mori" w:date="2015-09-11T08:43:00Z">
                              <w:r w:rsidRPr="00127404" w:rsidDel="00127404">
                                <w:rPr>
                                  <w:rFonts w:ascii="Times New Roman" w:hAnsi="Times New Roman" w:cs="Times New Roman"/>
                                  <w:sz w:val="20"/>
                                  <w:szCs w:val="20"/>
                                  <w:rPrChange w:id="327" w:author="Juan Carlos Martinez Mori" w:date="2015-09-11T08:43:00Z">
                                    <w:rPr/>
                                  </w:rPrChange>
                                </w:rPr>
                                <w:delText>V</w:delText>
                              </w:r>
                            </w:del>
                            <w:del w:id="328" w:author="Juan Carlos Martinez Mori" w:date="2015-09-11T08:42:00Z">
                              <w:r w:rsidRPr="00127404" w:rsidDel="00127404">
                                <w:rPr>
                                  <w:rFonts w:ascii="Times New Roman" w:hAnsi="Times New Roman" w:cs="Times New Roman"/>
                                  <w:sz w:val="20"/>
                                  <w:szCs w:val="20"/>
                                  <w:rPrChange w:id="329" w:author="Juan Carlos Martinez Mori" w:date="2015-09-11T08:43:00Z">
                                    <w:rPr/>
                                  </w:rPrChange>
                                </w:rPr>
                                <w:delText>ehicle speed starts missing in</w:delText>
                              </w:r>
                            </w:del>
                            <w:del w:id="330" w:author="Juan Carlos Martinez Mori" w:date="2015-09-11T08:43:00Z">
                              <w:r w:rsidRPr="00127404" w:rsidDel="00127404">
                                <w:rPr>
                                  <w:rFonts w:ascii="Times New Roman" w:hAnsi="Times New Roman" w:cs="Times New Roman"/>
                                  <w:sz w:val="20"/>
                                  <w:szCs w:val="20"/>
                                  <w:rPrChange w:id="331" w:author="Juan Carlos Martinez Mori" w:date="2015-09-11T08:43:00Z">
                                    <w:rPr/>
                                  </w:rPrChange>
                                </w:rPr>
                                <w:delText xml:space="preserve"> radar sensor.</w:delText>
                              </w:r>
                            </w:del>
                            <w:r w:rsidRPr="00127404">
                              <w:rPr>
                                <w:rFonts w:ascii="Times New Roman" w:hAnsi="Times New Roman" w:cs="Times New Roman"/>
                                <w:sz w:val="20"/>
                                <w:szCs w:val="20"/>
                                <w:rPrChange w:id="332" w:author="Juan Carlos Martinez Mori" w:date="2015-09-11T08:43:00Z">
                                  <w:rPr/>
                                </w:rPrChange>
                              </w:rPr>
                              <w:br/>
                              <w:t>Figure 1: Radar sensors present abnormal readings as traffic congestion starts</w:t>
                            </w:r>
                          </w:p>
                        </w:txbxContent>
                      </v:textbox>
                    </v:shape>
                    <v:group id="Group_x0020_4" o:spid="_x0000_s1038" style="position:absolute;left:-3728;top:-54082;width:6089501;height:2286001" coordorigin="-3729,-54086" coordsize="6089850,22861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_x0020_3" o:spid="_x0000_s1039" type="#_x0000_t75" alt="C:\Users\Carlos\Documents\GitHub\Sensor_Statistics\LaTex\Images\I57I64_missing_counts.png" style="position:absolute;left:3041296;top:-53934;width:304482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8&#10;7kvEAAAA2gAAAA8AAABkcnMvZG93bnJldi54bWxEj9FqwkAURN8F/2G5gi9SN1WQNHUVkQaEgqjp&#10;B9xmr0lo9m7Irkn8e7cg+DjMzBlmvR1MLTpqXWVZwfs8AkGcW11xoeAnS99iEM4ja6wtk4I7Odhu&#10;xqM1Jtr2fKbu4gsRIOwSVFB63yRSurwkg25uG+LgXW1r0AfZFlK32Ae4qeUiilbSYMVhocSG9iXl&#10;f5ebUbD7Tk8fy2McZ7O4OHztf2/X2emo1HQy7D5BeBr8K/xsH7SCJfxfCTdAbh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z87kvEAAAA2gAAAA8AAAAAAAAAAAAAAAAAnAIA&#10;AGRycy9kb3ducmV2LnhtbFBLBQYAAAAABAAEAPcAAACNAwAAAAA=&#10;">
                        <v:imagedata r:id="rId12" o:title="I57I64_missing_counts.png"/>
                        <v:path arrowok="t"/>
                      </v:shape>
                      <v:shape id="Picture_x0020_2" o:spid="_x0000_s1040" type="#_x0000_t75" alt="C:\Users\Carlos\Documents\GitHub\Sensor_Statistics\LaTex\Images\I57I64_missing_speeds.png" style="position:absolute;left:-3729;top:-54086;width:3045026;height:2286151;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Y&#10;nKTDAAAA2gAAAA8AAABkcnMvZG93bnJldi54bWxEj0FrwkAUhO8F/8PyhN6ajcGKRlcRoWChHqpe&#10;vD13n0kw+zZmt5r217sFweMwM98ws0Vna3Gl1leOFQySFASxdqbiQsF+9/E2BuEDssHaMSn4JQ+L&#10;ee9lhrlxN/6m6zYUIkLY56igDKHJpfS6JIs+cQ1x9E6utRiibAtpWrxFuK1llqYjabHiuFBiQ6uS&#10;9Hn7YxW8D7PaVZfu+LcMh4nc6C/3edRKvfa75RREoC48w4/22ijI4P9KvAFyf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NicpMMAAADaAAAADwAAAAAAAAAAAAAAAACcAgAA&#10;ZHJzL2Rvd25yZXYueG1sUEsFBgAAAAAEAAQA9wAAAIwDAAAAAA==&#10;">
                        <v:imagedata r:id="rId13" o:title="I57I64_missing_speeds.png"/>
                        <v:path arrowok="t"/>
                      </v:shape>
                    </v:group>
                    <w10:anchorlock/>
                  </v:group>
                </w:pict>
              </mc:Fallback>
            </mc:AlternateContent>
          </w:r>
        </w:del>
      </w:moveFrom>
      <w:moveFromRangeEnd w:id="293"/>
    </w:p>
    <w:p w14:paraId="708966B1" w14:textId="26501F82" w:rsidR="00022E2B" w:rsidRDefault="00F7433F">
      <w:pPr>
        <w:ind w:left="360"/>
        <w:jc w:val="both"/>
        <w:rPr>
          <w:ins w:id="317" w:author="Juan Carlos Martinez Mori" w:date="2015-09-11T16:52:00Z"/>
          <w:rFonts w:ascii="Times New Roman" w:hAnsi="Times New Roman" w:cs="Times New Roman"/>
        </w:rPr>
      </w:pPr>
      <w:r>
        <w:rPr>
          <w:rFonts w:ascii="Times New Roman" w:hAnsi="Times New Roman" w:cs="Times New Roman"/>
        </w:rPr>
        <w:t xml:space="preserve">As </w:t>
      </w:r>
      <w:r w:rsidRPr="00F7433F">
        <w:rPr>
          <w:rFonts w:ascii="Times New Roman" w:hAnsi="Times New Roman" w:cs="Times New Roman"/>
        </w:rPr>
        <w:t xml:space="preserve">shown above, sensors SB9 and SB1 (radar) presented the described issue, </w:t>
      </w:r>
      <w:ins w:id="318" w:author="Juan Carlos Martinez Mori" w:date="2015-09-11T17:01:00Z">
        <w:r w:rsidR="008F5B51">
          <w:rPr>
            <w:rFonts w:ascii="Times New Roman" w:hAnsi="Times New Roman" w:cs="Times New Roman"/>
          </w:rPr>
          <w:t>while</w:t>
        </w:r>
      </w:ins>
      <w:del w:id="319" w:author="Juan Carlos Martinez Mori" w:date="2015-09-11T17:01:00Z">
        <w:r w:rsidRPr="00F7433F" w:rsidDel="008F5B51">
          <w:rPr>
            <w:rFonts w:ascii="Times New Roman" w:hAnsi="Times New Roman" w:cs="Times New Roman"/>
          </w:rPr>
          <w:delText>but</w:delText>
        </w:r>
      </w:del>
      <w:r w:rsidRPr="00F7433F">
        <w:rPr>
          <w:rFonts w:ascii="Times New Roman" w:hAnsi="Times New Roman" w:cs="Times New Roman"/>
        </w:rPr>
        <w:t xml:space="preserve"> SB7 (RTMS) did not. </w:t>
      </w:r>
      <w:ins w:id="320" w:author="Juan Carlos Martinez Mori" w:date="2015-09-11T16:52:00Z">
        <w:r w:rsidR="00022E2B">
          <w:rPr>
            <w:rFonts w:ascii="Times New Roman" w:hAnsi="Times New Roman" w:cs="Times New Roman"/>
          </w:rPr>
          <w:t>T</w:t>
        </w:r>
      </w:ins>
      <w:ins w:id="321" w:author="Juan Carlos Martinez Mori" w:date="2015-09-11T16:53:00Z">
        <w:r w:rsidR="00022E2B">
          <w:rPr>
            <w:rFonts w:ascii="Times New Roman" w:hAnsi="Times New Roman" w:cs="Times New Roman"/>
          </w:rPr>
          <w:t>his complication was present in the remaining radar sensors of the work zone.</w:t>
        </w:r>
      </w:ins>
      <w:ins w:id="322" w:author="Juan Carlos Martinez Mori" w:date="2015-09-11T16:55:00Z">
        <w:r w:rsidR="00022E2B">
          <w:rPr>
            <w:rFonts w:ascii="Times New Roman" w:hAnsi="Times New Roman" w:cs="Times New Roman"/>
          </w:rPr>
          <w:t xml:space="preserve"> </w:t>
        </w:r>
      </w:ins>
      <w:ins w:id="323" w:author="Juan Carlos Martinez Mori" w:date="2015-09-11T16:58:00Z">
        <w:r w:rsidR="00022E2B">
          <w:rPr>
            <w:rFonts w:ascii="Times New Roman" w:hAnsi="Times New Roman" w:cs="Times New Roman"/>
          </w:rPr>
          <w:t xml:space="preserve">Calibrating against such </w:t>
        </w:r>
      </w:ins>
      <w:ins w:id="324" w:author="Juan Carlos Martinez Mori" w:date="2015-09-11T17:02:00Z">
        <w:r w:rsidR="00FF3C31">
          <w:rPr>
            <w:rFonts w:ascii="Times New Roman" w:hAnsi="Times New Roman" w:cs="Times New Roman"/>
          </w:rPr>
          <w:t xml:space="preserve">unrealistic </w:t>
        </w:r>
      </w:ins>
      <w:ins w:id="325" w:author="Juan Carlos Martinez Mori" w:date="2015-09-11T16:58:00Z">
        <w:r w:rsidR="00022E2B">
          <w:rPr>
            <w:rFonts w:ascii="Times New Roman" w:hAnsi="Times New Roman" w:cs="Times New Roman"/>
          </w:rPr>
          <w:t>readings would produce poor results</w:t>
        </w:r>
      </w:ins>
      <w:ins w:id="326" w:author="Juan Carlos Martinez Mori" w:date="2015-09-11T16:59:00Z">
        <w:r w:rsidR="00022E2B">
          <w:rPr>
            <w:rFonts w:ascii="Times New Roman" w:hAnsi="Times New Roman" w:cs="Times New Roman"/>
          </w:rPr>
          <w:t xml:space="preserve">. </w:t>
        </w:r>
      </w:ins>
      <w:ins w:id="327" w:author="Juan Carlos Martinez Mori" w:date="2015-09-11T16:55:00Z">
        <w:r w:rsidR="00022E2B">
          <w:rPr>
            <w:rFonts w:ascii="Times New Roman" w:hAnsi="Times New Roman" w:cs="Times New Roman"/>
          </w:rPr>
          <w:t>However, disregarding the radar sensors and relying solely on the RTMS se</w:t>
        </w:r>
        <w:r w:rsidR="00FF3C31">
          <w:rPr>
            <w:rFonts w:ascii="Times New Roman" w:hAnsi="Times New Roman" w:cs="Times New Roman"/>
          </w:rPr>
          <w:t xml:space="preserve">nsor would not capture the entirety of the </w:t>
        </w:r>
        <w:r w:rsidR="00022E2B">
          <w:rPr>
            <w:rFonts w:ascii="Times New Roman" w:hAnsi="Times New Roman" w:cs="Times New Roman"/>
          </w:rPr>
          <w:t>traffic dynamics</w:t>
        </w:r>
      </w:ins>
      <w:ins w:id="328" w:author="Juan Carlos Martinez Mori" w:date="2015-09-11T17:01:00Z">
        <w:r w:rsidR="00FF3C31">
          <w:rPr>
            <w:rFonts w:ascii="Times New Roman" w:hAnsi="Times New Roman" w:cs="Times New Roman"/>
          </w:rPr>
          <w:t>.</w:t>
        </w:r>
      </w:ins>
    </w:p>
    <w:p w14:paraId="2F95F310" w14:textId="0589A218" w:rsidR="00F7433F" w:rsidRPr="00022E2B" w:rsidDel="00022E2B" w:rsidRDefault="00F7433F">
      <w:pPr>
        <w:rPr>
          <w:del w:id="329" w:author="Juan Carlos Martinez Mori" w:date="2015-09-11T17:01:00Z"/>
          <w:rFonts w:ascii="Times New Roman" w:hAnsi="Times New Roman" w:cs="Times New Roman"/>
          <w:rPrChange w:id="330" w:author="Juan Carlos Martinez Mori" w:date="2015-09-11T17:01:00Z">
            <w:rPr>
              <w:del w:id="331" w:author="Juan Carlos Martinez Mori" w:date="2015-09-11T17:01:00Z"/>
            </w:rPr>
          </w:rPrChange>
        </w:rPr>
        <w:pPrChange w:id="332" w:author="Juan Carlos Martinez Mori" w:date="2015-09-11T17:01:00Z">
          <w:pPr>
            <w:ind w:left="360"/>
            <w:jc w:val="both"/>
          </w:pPr>
        </w:pPrChange>
      </w:pPr>
      <w:del w:id="333" w:author="Juan Carlos Martinez Mori" w:date="2015-09-11T17:01:00Z">
        <w:r w:rsidRPr="00022E2B" w:rsidDel="00022E2B">
          <w:rPr>
            <w:rFonts w:ascii="Times New Roman" w:hAnsi="Times New Roman" w:cs="Times New Roman"/>
            <w:rPrChange w:id="334" w:author="Juan Carlos Martinez Mori" w:date="2015-09-11T17:01:00Z">
              <w:rPr/>
            </w:rPrChange>
          </w:rPr>
          <w:delText>This situation was re</w:delText>
        </w:r>
      </w:del>
      <w:del w:id="335" w:author="Juan Carlos Martinez Mori" w:date="2015-09-11T08:52:00Z">
        <w:r w:rsidRPr="00022E2B" w:rsidDel="00397FEF">
          <w:rPr>
            <w:rFonts w:ascii="Times New Roman" w:hAnsi="Times New Roman" w:cs="Times New Roman"/>
            <w:rPrChange w:id="336" w:author="Juan Carlos Martinez Mori" w:date="2015-09-11T17:01:00Z">
              <w:rPr/>
            </w:rPrChange>
          </w:rPr>
          <w:delText>peated</w:delText>
        </w:r>
      </w:del>
      <w:del w:id="337" w:author="Juan Carlos Martinez Mori" w:date="2015-09-11T17:01:00Z">
        <w:r w:rsidRPr="00022E2B" w:rsidDel="00022E2B">
          <w:rPr>
            <w:rFonts w:ascii="Times New Roman" w:hAnsi="Times New Roman" w:cs="Times New Roman"/>
            <w:rPrChange w:id="338" w:author="Juan Carlos Martinez Mori" w:date="2015-09-11T17:01:00Z">
              <w:rPr/>
            </w:rPrChange>
          </w:rPr>
          <w:delText xml:space="preserve"> in all of the remaining sensors in the work zone; </w:delText>
        </w:r>
        <w:commentRangeStart w:id="339"/>
        <w:commentRangeStart w:id="340"/>
        <w:r w:rsidRPr="00022E2B" w:rsidDel="00022E2B">
          <w:rPr>
            <w:rFonts w:ascii="Times New Roman" w:hAnsi="Times New Roman" w:cs="Times New Roman"/>
            <w:rPrChange w:id="341" w:author="Juan Carlos Martinez Mori" w:date="2015-09-11T17:01:00Z">
              <w:rPr/>
            </w:rPrChange>
          </w:rPr>
          <w:delText>radar sensors had the problem, but not the RTMS</w:delText>
        </w:r>
        <w:commentRangeEnd w:id="339"/>
        <w:r w:rsidR="00B2456E" w:rsidDel="00022E2B">
          <w:rPr>
            <w:rStyle w:val="CommentReference"/>
          </w:rPr>
          <w:commentReference w:id="339"/>
        </w:r>
        <w:commentRangeEnd w:id="340"/>
        <w:r w:rsidR="00397FEF" w:rsidDel="00022E2B">
          <w:rPr>
            <w:rStyle w:val="CommentReference"/>
          </w:rPr>
          <w:commentReference w:id="340"/>
        </w:r>
        <w:r w:rsidRPr="00022E2B" w:rsidDel="00022E2B">
          <w:rPr>
            <w:rFonts w:ascii="Times New Roman" w:hAnsi="Times New Roman" w:cs="Times New Roman"/>
            <w:rPrChange w:id="342" w:author="Juan Carlos Martinez Mori" w:date="2015-09-11T17:01:00Z">
              <w:rPr/>
            </w:rPrChange>
          </w:rPr>
          <w:delText>. This inconsistency made unclear which sensors were correct.</w:delText>
        </w:r>
      </w:del>
    </w:p>
    <w:p w14:paraId="269A8933" w14:textId="77777777" w:rsidR="00F7433F" w:rsidRPr="00F7433F" w:rsidRDefault="00F7433F">
      <w:pPr>
        <w:pPrChange w:id="343" w:author="Juan Carlos Martinez Mori" w:date="2015-09-11T17:01:00Z">
          <w:pPr>
            <w:pStyle w:val="ListParagraph"/>
            <w:ind w:left="1080"/>
            <w:jc w:val="both"/>
          </w:pPr>
        </w:pPrChange>
      </w:pPr>
    </w:p>
    <w:p w14:paraId="118E41F2" w14:textId="2B1EAC3F" w:rsidR="00800D07" w:rsidRPr="00076298" w:rsidRDefault="00F313EC" w:rsidP="00800D07">
      <w:pPr>
        <w:pStyle w:val="ListParagraph"/>
        <w:numPr>
          <w:ilvl w:val="2"/>
          <w:numId w:val="9"/>
        </w:numPr>
        <w:jc w:val="both"/>
        <w:rPr>
          <w:rFonts w:ascii="Times New Roman" w:hAnsi="Times New Roman" w:cs="Times New Roman"/>
          <w:b/>
        </w:rPr>
      </w:pPr>
      <w:ins w:id="344" w:author="Li, Yanning" w:date="2015-09-10T11:10:00Z">
        <w:r>
          <w:rPr>
            <w:rFonts w:ascii="Times New Roman" w:hAnsi="Times New Roman" w:cs="Times New Roman"/>
            <w:b/>
          </w:rPr>
          <w:t xml:space="preserve">Data </w:t>
        </w:r>
        <w:r w:rsidR="002852CB">
          <w:rPr>
            <w:rFonts w:ascii="Times New Roman" w:hAnsi="Times New Roman" w:cs="Times New Roman"/>
            <w:b/>
          </w:rPr>
          <w:t>C</w:t>
        </w:r>
        <w:r w:rsidR="003F1BB1">
          <w:rPr>
            <w:rFonts w:ascii="Times New Roman" w:hAnsi="Times New Roman" w:cs="Times New Roman"/>
            <w:b/>
          </w:rPr>
          <w:t>onsistency</w:t>
        </w:r>
      </w:ins>
      <w:del w:id="345" w:author="Li, Yanning" w:date="2015-09-10T11:10:00Z">
        <w:r w:rsidR="00800D07" w:rsidRPr="00076298" w:rsidDel="00F313EC">
          <w:rPr>
            <w:rFonts w:ascii="Times New Roman" w:hAnsi="Times New Roman" w:cs="Times New Roman"/>
            <w:b/>
          </w:rPr>
          <w:delText>I-80</w:delText>
        </w:r>
      </w:del>
    </w:p>
    <w:p w14:paraId="350F0B90" w14:textId="64AFADB5" w:rsidR="00D74417" w:rsidRDefault="00655051" w:rsidP="00D40446">
      <w:pPr>
        <w:ind w:left="360"/>
        <w:jc w:val="both"/>
        <w:rPr>
          <w:ins w:id="346" w:author="Li, Yanning" w:date="2015-09-10T11:14:00Z"/>
          <w:rFonts w:ascii="Times New Roman" w:hAnsi="Times New Roman" w:cs="Times New Roman"/>
        </w:rPr>
      </w:pPr>
      <w:ins w:id="347" w:author="Juan Carlos Martinez Mori" w:date="2015-09-11T08:56:00Z">
        <w:r>
          <w:rPr>
            <w:rFonts w:ascii="Times New Roman" w:hAnsi="Times New Roman" w:cs="Times New Roman"/>
          </w:rPr>
          <w:t xml:space="preserve">Sensors have different levels </w:t>
        </w:r>
      </w:ins>
      <w:ins w:id="348" w:author="Li, Yanning" w:date="2015-09-10T11:13:00Z">
        <w:del w:id="349" w:author="Juan Carlos Martinez Mori" w:date="2015-09-11T08:56:00Z">
          <w:r w:rsidR="00D74417" w:rsidDel="00655051">
            <w:rPr>
              <w:rFonts w:ascii="Times New Roman" w:hAnsi="Times New Roman" w:cs="Times New Roman"/>
            </w:rPr>
            <w:delText xml:space="preserve">Each sensor has different level </w:delText>
          </w:r>
        </w:del>
        <w:r w:rsidR="00D74417">
          <w:rPr>
            <w:rFonts w:ascii="Times New Roman" w:hAnsi="Times New Roman" w:cs="Times New Roman"/>
          </w:rPr>
          <w:t xml:space="preserve">of accuracy. </w:t>
        </w:r>
        <w:r w:rsidR="00A11020">
          <w:rPr>
            <w:rFonts w:ascii="Times New Roman" w:hAnsi="Times New Roman" w:cs="Times New Roman"/>
          </w:rPr>
          <w:t>However, sensors measuring</w:t>
        </w:r>
        <w:del w:id="350" w:author="Juan Carlos Martinez Mori" w:date="2015-09-11T13:09:00Z">
          <w:r w:rsidR="00A11020" w:rsidDel="001E0A5F">
            <w:rPr>
              <w:rFonts w:ascii="Times New Roman" w:hAnsi="Times New Roman" w:cs="Times New Roman"/>
            </w:rPr>
            <w:delText xml:space="preserve"> the same roughly</w:delText>
          </w:r>
        </w:del>
        <w:r w:rsidR="00A11020">
          <w:rPr>
            <w:rFonts w:ascii="Times New Roman" w:hAnsi="Times New Roman" w:cs="Times New Roman"/>
          </w:rPr>
          <w:t xml:space="preserve"> the same traffic quantit</w:t>
        </w:r>
      </w:ins>
      <w:ins w:id="351" w:author="Juan Carlos Martinez Mori" w:date="2015-09-11T13:09:00Z">
        <w:r w:rsidR="001E0A5F">
          <w:rPr>
            <w:rFonts w:ascii="Times New Roman" w:hAnsi="Times New Roman" w:cs="Times New Roman"/>
          </w:rPr>
          <w:t>ies</w:t>
        </w:r>
      </w:ins>
      <w:ins w:id="352" w:author="Li, Yanning" w:date="2015-09-10T11:13:00Z">
        <w:del w:id="353" w:author="Juan Carlos Martinez Mori" w:date="2015-09-11T13:09:00Z">
          <w:r w:rsidR="00A11020" w:rsidDel="001E0A5F">
            <w:rPr>
              <w:rFonts w:ascii="Times New Roman" w:hAnsi="Times New Roman" w:cs="Times New Roman"/>
            </w:rPr>
            <w:delText>y</w:delText>
          </w:r>
        </w:del>
        <w:r w:rsidR="00A11020">
          <w:rPr>
            <w:rFonts w:ascii="Times New Roman" w:hAnsi="Times New Roman" w:cs="Times New Roman"/>
          </w:rPr>
          <w:t xml:space="preserve"> should have</w:t>
        </w:r>
      </w:ins>
      <w:ins w:id="354" w:author="Juan Carlos Martinez Mori" w:date="2015-09-11T17:03:00Z">
        <w:r w:rsidR="00F76553">
          <w:rPr>
            <w:rFonts w:ascii="Times New Roman" w:hAnsi="Times New Roman" w:cs="Times New Roman"/>
          </w:rPr>
          <w:t xml:space="preserve"> relatively</w:t>
        </w:r>
      </w:ins>
      <w:ins w:id="355" w:author="Li, Yanning" w:date="2015-09-10T11:13:00Z">
        <w:r w:rsidR="00A11020">
          <w:rPr>
            <w:rFonts w:ascii="Times New Roman" w:hAnsi="Times New Roman" w:cs="Times New Roman"/>
          </w:rPr>
          <w:t xml:space="preserve"> similar outputs. </w:t>
        </w:r>
      </w:ins>
    </w:p>
    <w:p w14:paraId="6D025BD3" w14:textId="6AB47C71" w:rsidR="009A2B9A" w:rsidRDefault="007A49CC" w:rsidP="00D40446">
      <w:pPr>
        <w:ind w:left="360"/>
        <w:jc w:val="both"/>
        <w:rPr>
          <w:ins w:id="356" w:author="Li, Yanning" w:date="2015-09-10T11:11:00Z"/>
          <w:rFonts w:ascii="Times New Roman" w:hAnsi="Times New Roman" w:cs="Times New Roman"/>
        </w:rPr>
      </w:pPr>
      <w:ins w:id="357" w:author="Li, Yanning" w:date="2015-09-10T11:14:00Z">
        <w:r>
          <w:rPr>
            <w:rFonts w:ascii="Times New Roman" w:hAnsi="Times New Roman" w:cs="Times New Roman"/>
          </w:rPr>
          <w:t>In</w:t>
        </w:r>
      </w:ins>
      <w:ins w:id="358" w:author="Juan Carlos Martinez Mori" w:date="2015-09-11T17:03:00Z">
        <w:r w:rsidR="00F76553">
          <w:rPr>
            <w:rFonts w:ascii="Times New Roman" w:hAnsi="Times New Roman" w:cs="Times New Roman"/>
          </w:rPr>
          <w:t xml:space="preserve"> the</w:t>
        </w:r>
      </w:ins>
      <w:ins w:id="359" w:author="Li, Yanning" w:date="2015-09-10T11:14:00Z">
        <w:r>
          <w:rPr>
            <w:rFonts w:ascii="Times New Roman" w:hAnsi="Times New Roman" w:cs="Times New Roman"/>
          </w:rPr>
          <w:t xml:space="preserve"> I-80 work zone, </w:t>
        </w:r>
      </w:ins>
      <w:ins w:id="360" w:author="Juan Carlos Martinez Mori" w:date="2015-09-11T17:51:00Z">
        <w:r w:rsidR="00866E10">
          <w:rPr>
            <w:rFonts w:ascii="Times New Roman" w:hAnsi="Times New Roman" w:cs="Times New Roman"/>
          </w:rPr>
          <w:t xml:space="preserve">three </w:t>
        </w:r>
      </w:ins>
      <w:ins w:id="361" w:author="Li, Yanning" w:date="2015-09-10T11:14:00Z">
        <w:del w:id="362" w:author="Juan Carlos Martinez Mori" w:date="2015-09-11T17:51:00Z">
          <w:r w:rsidDel="00866E10">
            <w:rPr>
              <w:rFonts w:ascii="Times New Roman" w:hAnsi="Times New Roman" w:cs="Times New Roman"/>
            </w:rPr>
            <w:delText xml:space="preserve">three </w:delText>
          </w:r>
        </w:del>
        <w:r>
          <w:rPr>
            <w:rFonts w:ascii="Times New Roman" w:hAnsi="Times New Roman" w:cs="Times New Roman"/>
          </w:rPr>
          <w:t>sensors EB4</w:t>
        </w:r>
      </w:ins>
      <w:ins w:id="363" w:author="Li, Yanning" w:date="2015-09-10T11:20:00Z">
        <w:r w:rsidR="008F0D94">
          <w:rPr>
            <w:rFonts w:ascii="Times New Roman" w:hAnsi="Times New Roman" w:cs="Times New Roman"/>
          </w:rPr>
          <w:t xml:space="preserve"> (radar)</w:t>
        </w:r>
      </w:ins>
      <w:ins w:id="364" w:author="Li, Yanning" w:date="2015-09-10T11:14:00Z">
        <w:r>
          <w:rPr>
            <w:rFonts w:ascii="Times New Roman" w:hAnsi="Times New Roman" w:cs="Times New Roman"/>
          </w:rPr>
          <w:t>, EB5</w:t>
        </w:r>
      </w:ins>
      <w:ins w:id="365" w:author="Li, Yanning" w:date="2015-09-10T11:20:00Z">
        <w:r w:rsidR="008F0D94">
          <w:rPr>
            <w:rFonts w:ascii="Times New Roman" w:hAnsi="Times New Roman" w:cs="Times New Roman"/>
          </w:rPr>
          <w:t xml:space="preserve"> (RTMS)</w:t>
        </w:r>
      </w:ins>
      <w:ins w:id="366" w:author="Li, Yanning" w:date="2015-09-10T11:14:00Z">
        <w:r>
          <w:rPr>
            <w:rFonts w:ascii="Times New Roman" w:hAnsi="Times New Roman" w:cs="Times New Roman"/>
          </w:rPr>
          <w:t>, and EB6</w:t>
        </w:r>
      </w:ins>
      <w:ins w:id="367" w:author="Li, Yanning" w:date="2015-09-10T11:21:00Z">
        <w:r w:rsidR="00082853">
          <w:rPr>
            <w:rFonts w:ascii="Times New Roman" w:hAnsi="Times New Roman" w:cs="Times New Roman"/>
          </w:rPr>
          <w:t xml:space="preserve"> </w:t>
        </w:r>
        <w:r w:rsidR="002F7C55">
          <w:rPr>
            <w:rFonts w:ascii="Times New Roman" w:hAnsi="Times New Roman" w:cs="Times New Roman"/>
          </w:rPr>
          <w:t>(radar)</w:t>
        </w:r>
      </w:ins>
      <w:ins w:id="368" w:author="Li, Yanning" w:date="2015-09-10T11:14:00Z">
        <w:r>
          <w:rPr>
            <w:rFonts w:ascii="Times New Roman" w:hAnsi="Times New Roman" w:cs="Times New Roman"/>
          </w:rPr>
          <w:t xml:space="preserve"> were deployed</w:t>
        </w:r>
        <w:r w:rsidR="00120646">
          <w:rPr>
            <w:rFonts w:ascii="Times New Roman" w:hAnsi="Times New Roman" w:cs="Times New Roman"/>
          </w:rPr>
          <w:t xml:space="preserve"> at 0.5 mile</w:t>
        </w:r>
      </w:ins>
      <w:ins w:id="369" w:author="Juan Carlos Martinez Mori" w:date="2015-09-11T17:04:00Z">
        <w:r w:rsidR="00AE68E0">
          <w:rPr>
            <w:rFonts w:ascii="Times New Roman" w:hAnsi="Times New Roman" w:cs="Times New Roman"/>
          </w:rPr>
          <w:t>s</w:t>
        </w:r>
      </w:ins>
      <w:ins w:id="370" w:author="Li, Yanning" w:date="2015-09-10T11:14:00Z">
        <w:r w:rsidR="00120646">
          <w:rPr>
            <w:rFonts w:ascii="Times New Roman" w:hAnsi="Times New Roman" w:cs="Times New Roman"/>
          </w:rPr>
          <w:t xml:space="preserve"> apart with no ramp</w:t>
        </w:r>
      </w:ins>
      <w:ins w:id="371" w:author="Juan Carlos Martinez Mori" w:date="2015-09-11T17:04:00Z">
        <w:r w:rsidR="00AE68E0">
          <w:rPr>
            <w:rFonts w:ascii="Times New Roman" w:hAnsi="Times New Roman" w:cs="Times New Roman"/>
          </w:rPr>
          <w:t>s</w:t>
        </w:r>
      </w:ins>
      <w:ins w:id="372" w:author="Li, Yanning" w:date="2015-09-10T11:14:00Z">
        <w:r>
          <w:rPr>
            <w:rFonts w:ascii="Times New Roman" w:hAnsi="Times New Roman" w:cs="Times New Roman"/>
          </w:rPr>
          <w:t xml:space="preserve"> in between</w:t>
        </w:r>
      </w:ins>
      <w:ins w:id="373" w:author="Li, Yanning" w:date="2015-09-10T11:17:00Z">
        <w:r w:rsidR="00CB16A5">
          <w:rPr>
            <w:rFonts w:ascii="Times New Roman" w:hAnsi="Times New Roman" w:cs="Times New Roman"/>
          </w:rPr>
          <w:t xml:space="preserve"> and no significant structural change</w:t>
        </w:r>
      </w:ins>
      <w:ins w:id="374" w:author="Juan Carlos Martinez Mori" w:date="2015-09-11T17:04:00Z">
        <w:r w:rsidR="00AE68E0">
          <w:rPr>
            <w:rFonts w:ascii="Times New Roman" w:hAnsi="Times New Roman" w:cs="Times New Roman"/>
          </w:rPr>
          <w:t>s</w:t>
        </w:r>
      </w:ins>
      <w:ins w:id="375" w:author="Li, Yanning" w:date="2015-09-10T11:14:00Z">
        <w:r>
          <w:rPr>
            <w:rFonts w:ascii="Times New Roman" w:hAnsi="Times New Roman" w:cs="Times New Roman"/>
          </w:rPr>
          <w:t xml:space="preserve">. </w:t>
        </w:r>
      </w:ins>
      <w:ins w:id="376" w:author="Juan Carlos Martinez Mori" w:date="2015-09-11T17:04:00Z">
        <w:r w:rsidR="003E745E">
          <w:rPr>
            <w:rFonts w:ascii="Times New Roman" w:hAnsi="Times New Roman" w:cs="Times New Roman"/>
          </w:rPr>
          <w:t>Theoreti</w:t>
        </w:r>
      </w:ins>
      <w:ins w:id="377" w:author="Li, Yanning" w:date="2015-09-10T11:19:00Z">
        <w:del w:id="378" w:author="Juan Carlos Martinez Mori" w:date="2015-09-11T17:04:00Z">
          <w:r w:rsidR="00A3206C" w:rsidDel="003E745E">
            <w:rPr>
              <w:rFonts w:ascii="Times New Roman" w:hAnsi="Times New Roman" w:cs="Times New Roman"/>
            </w:rPr>
            <w:delText>Hypotheti</w:delText>
          </w:r>
        </w:del>
        <w:r w:rsidR="00A3206C">
          <w:rPr>
            <w:rFonts w:ascii="Times New Roman" w:hAnsi="Times New Roman" w:cs="Times New Roman"/>
          </w:rPr>
          <w:t>cally</w:t>
        </w:r>
        <w:r w:rsidR="008E6AA6">
          <w:rPr>
            <w:rFonts w:ascii="Times New Roman" w:hAnsi="Times New Roman" w:cs="Times New Roman"/>
          </w:rPr>
          <w:t xml:space="preserve">, </w:t>
        </w:r>
      </w:ins>
      <w:ins w:id="379" w:author="Li, Yanning" w:date="2015-09-10T11:15:00Z">
        <w:r w:rsidR="008E6AA6">
          <w:rPr>
            <w:rFonts w:ascii="Times New Roman" w:hAnsi="Times New Roman" w:cs="Times New Roman"/>
          </w:rPr>
          <w:t>a</w:t>
        </w:r>
        <w:r w:rsidR="009D1783">
          <w:rPr>
            <w:rFonts w:ascii="Times New Roman" w:hAnsi="Times New Roman" w:cs="Times New Roman"/>
          </w:rPr>
          <w:t>t such close locations and 5</w:t>
        </w:r>
      </w:ins>
      <w:ins w:id="380" w:author="Li, Yanning" w:date="2015-09-10T11:16:00Z">
        <w:r w:rsidR="001354A9">
          <w:rPr>
            <w:rFonts w:ascii="Times New Roman" w:hAnsi="Times New Roman" w:cs="Times New Roman"/>
          </w:rPr>
          <w:t>-minute</w:t>
        </w:r>
        <w:r w:rsidR="009D1783">
          <w:rPr>
            <w:rFonts w:ascii="Times New Roman" w:hAnsi="Times New Roman" w:cs="Times New Roman"/>
          </w:rPr>
          <w:t xml:space="preserve"> aggregation interval</w:t>
        </w:r>
      </w:ins>
      <w:ins w:id="381" w:author="Juan Carlos Martinez Mori" w:date="2015-09-11T17:04:00Z">
        <w:r w:rsidR="003E745E">
          <w:rPr>
            <w:rFonts w:ascii="Times New Roman" w:hAnsi="Times New Roman" w:cs="Times New Roman"/>
          </w:rPr>
          <w:t>s</w:t>
        </w:r>
      </w:ins>
      <w:ins w:id="382" w:author="Li, Yanning" w:date="2015-09-10T11:16:00Z">
        <w:r w:rsidR="009D1783">
          <w:rPr>
            <w:rFonts w:ascii="Times New Roman" w:hAnsi="Times New Roman" w:cs="Times New Roman"/>
          </w:rPr>
          <w:t xml:space="preserve">, </w:t>
        </w:r>
      </w:ins>
      <w:ins w:id="383" w:author="Li, Yanning" w:date="2015-09-10T11:17:00Z">
        <w:r w:rsidR="005C220C">
          <w:rPr>
            <w:rFonts w:ascii="Times New Roman" w:hAnsi="Times New Roman" w:cs="Times New Roman"/>
          </w:rPr>
          <w:t>their count</w:t>
        </w:r>
        <w:r w:rsidR="00A267A4">
          <w:rPr>
            <w:rFonts w:ascii="Times New Roman" w:hAnsi="Times New Roman" w:cs="Times New Roman"/>
          </w:rPr>
          <w:t xml:space="preserve"> and speed</w:t>
        </w:r>
        <w:r w:rsidR="005C220C">
          <w:rPr>
            <w:rFonts w:ascii="Times New Roman" w:hAnsi="Times New Roman" w:cs="Times New Roman"/>
          </w:rPr>
          <w:t xml:space="preserve"> measurements should be approximately the same</w:t>
        </w:r>
      </w:ins>
      <w:ins w:id="384" w:author="Juan Carlos Martinez Mori" w:date="2015-09-11T13:09:00Z">
        <w:r w:rsidR="001E0A5F">
          <w:rPr>
            <w:rFonts w:ascii="Times New Roman" w:hAnsi="Times New Roman" w:cs="Times New Roman"/>
          </w:rPr>
          <w:t xml:space="preserve"> in free flow</w:t>
        </w:r>
      </w:ins>
      <w:ins w:id="385" w:author="Li, Yanning" w:date="2015-09-10T11:17:00Z">
        <w:r w:rsidR="005C220C">
          <w:rPr>
            <w:rFonts w:ascii="Times New Roman" w:hAnsi="Times New Roman" w:cs="Times New Roman"/>
          </w:rPr>
          <w:t>.</w:t>
        </w:r>
        <w:r w:rsidR="00361AC0">
          <w:rPr>
            <w:rFonts w:ascii="Times New Roman" w:hAnsi="Times New Roman" w:cs="Times New Roman"/>
          </w:rPr>
          <w:t xml:space="preserve"> </w:t>
        </w:r>
      </w:ins>
      <w:ins w:id="386" w:author="Juan Carlos Martinez Mori" w:date="2015-09-11T17:41:00Z">
        <w:r w:rsidR="00062FE4">
          <w:rPr>
            <w:rFonts w:ascii="Times New Roman" w:hAnsi="Times New Roman" w:cs="Times New Roman"/>
          </w:rPr>
          <w:t>Fig. 2</w:t>
        </w:r>
        <w:r w:rsidR="00866E10">
          <w:rPr>
            <w:rFonts w:ascii="Times New Roman" w:hAnsi="Times New Roman" w:cs="Times New Roman"/>
          </w:rPr>
          <w:t xml:space="preserve"> shows their readings during a </w:t>
        </w:r>
        <w:r w:rsidR="00062FE4">
          <w:rPr>
            <w:rFonts w:ascii="Times New Roman" w:hAnsi="Times New Roman" w:cs="Times New Roman"/>
          </w:rPr>
          <w:t>free flow interval</w:t>
        </w:r>
      </w:ins>
      <w:ins w:id="387" w:author="Juan Carlos Martinez Mori" w:date="2015-09-11T17:50:00Z">
        <w:r w:rsidR="00866E10">
          <w:rPr>
            <w:rFonts w:ascii="Times New Roman" w:hAnsi="Times New Roman" w:cs="Times New Roman"/>
          </w:rPr>
          <w:t xml:space="preserve"> on </w:t>
        </w:r>
      </w:ins>
      <w:ins w:id="388" w:author="Juan Carlos Martinez Mori" w:date="2015-09-11T17:52:00Z">
        <w:r w:rsidR="00866E10">
          <w:rPr>
            <w:rFonts w:ascii="Times New Roman" w:hAnsi="Times New Roman" w:cs="Times New Roman"/>
          </w:rPr>
          <w:t xml:space="preserve">May 1, </w:t>
        </w:r>
      </w:ins>
      <w:ins w:id="389" w:author="Juan Carlos Martinez Mori" w:date="2015-09-11T17:50:00Z">
        <w:r w:rsidR="00866E10">
          <w:rPr>
            <w:rFonts w:ascii="Times New Roman" w:hAnsi="Times New Roman" w:cs="Times New Roman"/>
          </w:rPr>
          <w:t>2015</w:t>
        </w:r>
      </w:ins>
      <w:ins w:id="390" w:author="Juan Carlos Martinez Mori" w:date="2015-09-11T17:41:00Z">
        <w:r w:rsidR="00062FE4">
          <w:rPr>
            <w:rFonts w:ascii="Times New Roman" w:hAnsi="Times New Roman" w:cs="Times New Roman"/>
          </w:rPr>
          <w:t>.</w:t>
        </w:r>
      </w:ins>
    </w:p>
    <w:p w14:paraId="4A6E03FF" w14:textId="23DAAE37" w:rsidR="00062FE4" w:rsidRDefault="00062FE4" w:rsidP="00D40446">
      <w:pPr>
        <w:ind w:left="360"/>
        <w:jc w:val="both"/>
        <w:rPr>
          <w:ins w:id="391" w:author="Juan Carlos Martinez Mori" w:date="2015-09-11T17:40:00Z"/>
          <w:rFonts w:ascii="Times New Roman" w:hAnsi="Times New Roman" w:cs="Times New Roman"/>
        </w:rPr>
      </w:pPr>
      <w:r>
        <w:rPr>
          <w:rFonts w:ascii="Times New Roman" w:hAnsi="Times New Roman" w:cs="Times New Roman"/>
          <w:noProof/>
        </w:rPr>
        <w:lastRenderedPageBreak/>
        <mc:AlternateContent>
          <mc:Choice Requires="wpg">
            <w:drawing>
              <wp:inline distT="0" distB="0" distL="0" distR="0" wp14:anchorId="730AB949" wp14:editId="41F74482">
                <wp:extent cx="5943600" cy="2846628"/>
                <wp:effectExtent l="0" t="0" r="0" b="0"/>
                <wp:docPr id="194" name="Group 194"/>
                <wp:cNvGraphicFramePr/>
                <a:graphic xmlns:a="http://schemas.openxmlformats.org/drawingml/2006/main">
                  <a:graphicData uri="http://schemas.microsoft.com/office/word/2010/wordprocessingGroup">
                    <wpg:wgp>
                      <wpg:cNvGrpSpPr/>
                      <wpg:grpSpPr>
                        <a:xfrm>
                          <a:off x="0" y="0"/>
                          <a:ext cx="5943600" cy="2846628"/>
                          <a:chOff x="0" y="0"/>
                          <a:chExt cx="5943600" cy="2846628"/>
                        </a:xfrm>
                      </wpg:grpSpPr>
                      <pic:pic xmlns:pic="http://schemas.openxmlformats.org/drawingml/2006/picture">
                        <pic:nvPicPr>
                          <pic:cNvPr id="27" name="Picture 27" descr="C:\Users\Carlos\Google Drive\AIMSUN_carlos\Sensor_Statistics\Report\Images\I80_inconsistent_counts_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7990" cy="2395220"/>
                          </a:xfrm>
                          <a:prstGeom prst="rect">
                            <a:avLst/>
                          </a:prstGeom>
                          <a:noFill/>
                          <a:ln>
                            <a:noFill/>
                          </a:ln>
                        </pic:spPr>
                      </pic:pic>
                      <pic:pic xmlns:pic="http://schemas.openxmlformats.org/drawingml/2006/picture">
                        <pic:nvPicPr>
                          <pic:cNvPr id="29" name="Picture 29" descr="C:\Users\Carlos\Documents\GitHub\Sensor_Statistics\LaTex\Images\I80_inconsistent_speeds_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71800" y="0"/>
                            <a:ext cx="2971800" cy="2395220"/>
                          </a:xfrm>
                          <a:prstGeom prst="rect">
                            <a:avLst/>
                          </a:prstGeom>
                          <a:noFill/>
                          <a:ln>
                            <a:noFill/>
                          </a:ln>
                        </pic:spPr>
                      </pic:pic>
                      <wps:wsp>
                        <wps:cNvPr id="30" name="Text Box 2"/>
                        <wps:cNvSpPr txBox="1">
                          <a:spLocks noChangeArrowheads="1"/>
                        </wps:cNvSpPr>
                        <wps:spPr bwMode="auto">
                          <a:xfrm>
                            <a:off x="400050" y="2400300"/>
                            <a:ext cx="5191701" cy="446328"/>
                          </a:xfrm>
                          <a:prstGeom prst="rect">
                            <a:avLst/>
                          </a:prstGeom>
                          <a:solidFill>
                            <a:srgbClr val="FFFFFF"/>
                          </a:solidFill>
                          <a:ln w="9525">
                            <a:noFill/>
                            <a:miter lim="800000"/>
                            <a:headEnd/>
                            <a:tailEnd/>
                          </a:ln>
                        </wps:spPr>
                        <wps:txbx>
                          <w:txbxContent>
                            <w:p w14:paraId="3FE299D0" w14:textId="77777777" w:rsidR="00B0021C" w:rsidRPr="000A6E80" w:rsidRDefault="00B0021C" w:rsidP="00062FE4">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wps:txbx>
                        <wps:bodyPr rot="0" vert="horz" wrap="square" lIns="91440" tIns="45720" rIns="91440" bIns="45720" anchor="t" anchorCtr="0">
                          <a:noAutofit/>
                        </wps:bodyPr>
                      </wps:wsp>
                    </wpg:wgp>
                  </a:graphicData>
                </a:graphic>
              </wp:inline>
            </w:drawing>
          </mc:Choice>
          <mc:Fallback xmlns:mv="urn:schemas-microsoft-com:mac:vml" xmlns:mo="http://schemas.microsoft.com/office/mac/office/2008/main">
            <w:pict>
              <v:group w14:anchorId="730AB949" id="Group_x0020_194" o:spid="_x0000_s1041" style="width:468pt;height:224.15pt;mso-position-horizontal-relative:char;mso-position-vertical-relative:line" coordsize="5943600,28466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">
                <v:shape id="Picture_x0020_27" o:spid="_x0000_s1042" type="#_x0000_t75" alt="C:\Users\Carlos\Google Drive\AIMSUN_carlos\Sensor_Statistics\Report\Images\I80_inconsistent_counts_1.png" style="position:absolute;width:2967990;height:2395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s&#10;5kHDAAAA2wAAAA8AAABkcnMvZG93bnJldi54bWxEj0FrwkAUhO+F/oflFbzVjSK1TV1FBMVTqVrq&#10;9ZF9ZkOzb0P2GaO/vlsoeBxm5htmtuh9rTpqYxXYwGiYgSIugq24NPB1WD+/goqCbLEOTAauFGEx&#10;f3yYYW7DhXfU7aVUCcIxRwNOpMm1joUjj3EYGuLknULrUZJsS21bvCS4r/U4y160x4rTgsOGVo6K&#10;n/3ZG7iNjt9v7E7Htf+kTeg+pJrcxJjBU798ByXUyz38395aA+Mp/H1JP0DPf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ezmQcMAAADbAAAADwAAAAAAAAAAAAAAAACcAgAA&#10;ZHJzL2Rvd25yZXYueG1sUEsFBgAAAAAEAAQA9wAAAIwDAAAAAA==&#10;">
                  <v:imagedata r:id="rId16" o:title="I80_inconsistent_counts_1.png"/>
                  <v:path arrowok="t"/>
                </v:shape>
                <v:shape id="Picture_x0020_29" o:spid="_x0000_s1043" type="#_x0000_t75" alt="C:\Users\Carlos\Documents\GitHub\Sensor_Statistics\LaTex\Images\I80_inconsistent_speeds_1.png" style="position:absolute;left:2971800;width:2971800;height:2395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G&#10;wb7CAAAA2wAAAA8AAABkcnMvZG93bnJldi54bWxEj0GLwjAUhO8L/ofwhL2tqSKi1SgiCOJh1bqw&#10;eHs0z7bYvJQk1u6/3wiCx2FmvmEWq87UoiXnK8sKhoMEBHFudcWFgp/z9msKwgdkjbVlUvBHHlbL&#10;3scCU20ffKI2C4WIEPYpKihDaFIpfV6SQT+wDXH0rtYZDFG6QmqHjwg3tRwlyUQarDgulNjQpqT8&#10;lt2Ngt8THt1h/02XLFR2N8PreHpulfrsd+s5iEBdeIdf7Z1WMJrB80v8AXL5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3RsG+wgAAANsAAAAPAAAAAAAAAAAAAAAAAJwCAABk&#10;cnMvZG93bnJldi54bWxQSwUGAAAAAAQABAD3AAAAiwMAAAAA&#10;">
                  <v:imagedata r:id="rId17" o:title="I80_inconsistent_speeds_1.png"/>
                  <v:path arrowok="t"/>
                </v:shape>
                <v:shape id="_x0000_s1044" type="#_x0000_t202" style="position:absolute;left:400050;top:2400300;width:5191701;height:4463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KcdvwAA&#10;ANsAAAAPAAAAZHJzL2Rvd25yZXYueG1sRE/LisIwFN0P+A/hCm4GTR0f1WqUUVDc+viA2+baFpub&#10;0kRb/94sBmZ5OO/1tjOVeFHjSssKxqMIBHFmdcm5gtv1MFyAcB5ZY2WZFLzJwXbT+1pjom3LZ3pd&#10;fC5CCLsEFRTe14mULivIoBvZmjhwd9sY9AE2udQNtiHcVPIniubSYMmhocCa9gVlj8vTKLif2u/Z&#10;sk2P/hafp/MdlnFq30oN+t3vCoSnzv+L/9wnrWAS1ocv4QfIz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bUpx2/AAAA2wAAAA8AAAAAAAAAAAAAAAAAlwIAAGRycy9kb3ducmV2&#10;LnhtbFBLBQYAAAAABAAEAPUAAACDAwAAAAA=&#10;" stroked="f">
                  <v:textbox>
                    <w:txbxContent>
                      <w:p w14:paraId="3FE299D0" w14:textId="77777777" w:rsidR="00B0021C" w:rsidRPr="000A6E80" w:rsidRDefault="00B0021C" w:rsidP="00062FE4">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v:textbox>
                </v:shape>
                <w10:anchorlock/>
              </v:group>
            </w:pict>
          </mc:Fallback>
        </mc:AlternateContent>
      </w:r>
    </w:p>
    <w:commentRangeStart w:id="392"/>
    <w:p w14:paraId="1D3B509B" w14:textId="14551B2F" w:rsidR="00D74417" w:rsidDel="00E25EFC" w:rsidRDefault="000A6E80">
      <w:pPr>
        <w:ind w:left="360"/>
        <w:jc w:val="both"/>
        <w:rPr>
          <w:ins w:id="393" w:author="Li, Yanning" w:date="2015-09-10T11:11:00Z"/>
          <w:del w:id="394" w:author="Juan Carlos Martinez Mori" w:date="2015-09-11T17:42:00Z"/>
          <w:rFonts w:ascii="Times New Roman" w:hAnsi="Times New Roman" w:cs="Times New Roman"/>
        </w:rPr>
      </w:pPr>
      <w:del w:id="395" w:author="Juan Carlos Martinez Mori" w:date="2015-09-11T17:34:00Z">
        <w:r w:rsidDel="00062FE4">
          <w:rPr>
            <w:rFonts w:ascii="Times New Roman" w:hAnsi="Times New Roman" w:cs="Times New Roman"/>
            <w:noProof/>
            <w:rPrChange w:id="396" w:author="Unknown">
              <w:rPr>
                <w:noProof/>
              </w:rPr>
            </w:rPrChange>
          </w:rPr>
          <mc:AlternateContent>
            <mc:Choice Requires="wpg">
              <w:drawing>
                <wp:inline distT="0" distB="0" distL="0" distR="0" wp14:anchorId="46CD4BDC" wp14:editId="3420602E">
                  <wp:extent cx="5642039" cy="2728430"/>
                  <wp:effectExtent l="0" t="0" r="0" b="0"/>
                  <wp:docPr id="14" name="Group 14"/>
                  <wp:cNvGraphicFramePr/>
                  <a:graphic xmlns:a="http://schemas.openxmlformats.org/drawingml/2006/main">
                    <a:graphicData uri="http://schemas.microsoft.com/office/word/2010/wordprocessingGroup">
                      <wpg:wgp>
                        <wpg:cNvGrpSpPr/>
                        <wpg:grpSpPr>
                          <a:xfrm>
                            <a:off x="0" y="0"/>
                            <a:ext cx="5642039" cy="2728430"/>
                            <a:chOff x="453224" y="0"/>
                            <a:chExt cx="5642039" cy="2728430"/>
                          </a:xfrm>
                        </wpg:grpSpPr>
                        <wps:wsp>
                          <wps:cNvPr id="217" name="Text Box 2"/>
                          <wps:cNvSpPr txBox="1">
                            <a:spLocks noChangeArrowheads="1"/>
                          </wps:cNvSpPr>
                          <wps:spPr bwMode="auto">
                            <a:xfrm>
                              <a:off x="453224" y="2282025"/>
                              <a:ext cx="5191760" cy="446405"/>
                            </a:xfrm>
                            <a:prstGeom prst="rect">
                              <a:avLst/>
                            </a:prstGeom>
                            <a:solidFill>
                              <a:srgbClr val="FFFFFF"/>
                            </a:solidFill>
                            <a:ln w="9525">
                              <a:noFill/>
                              <a:miter lim="800000"/>
                              <a:headEnd/>
                              <a:tailEnd/>
                            </a:ln>
                          </wps:spPr>
                          <wps:txbx>
                            <w:txbxContent>
                              <w:p w14:paraId="26EEADFF" w14:textId="77777777" w:rsidR="00B0021C" w:rsidRPr="000A6E80" w:rsidRDefault="00B0021C" w:rsidP="000A6E80">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wps:txbx>
                          <wps:bodyPr rot="0" vert="horz" wrap="square" lIns="91440" tIns="45720" rIns="91440" bIns="45720" anchor="t" anchorCtr="0">
                            <a:noAutofit/>
                          </wps:bodyPr>
                        </wps:wsp>
                        <pic:pic xmlns:pic="http://schemas.openxmlformats.org/drawingml/2006/picture">
                          <pic:nvPicPr>
                            <pic:cNvPr id="5" name="Picture 5" descr="C:\Users\Carlos\Documents\GitHub\Sensor_Statistics\LaTex\Images\I80_inconsistent_speeds_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050438" y="0"/>
                              <a:ext cx="3044825" cy="2286000"/>
                            </a:xfrm>
                            <a:prstGeom prst="rect">
                              <a:avLst/>
                            </a:prstGeom>
                            <a:noFill/>
                            <a:ln>
                              <a:noFill/>
                            </a:ln>
                          </pic:spPr>
                        </pic:pic>
                      </wpg:wgp>
                    </a:graphicData>
                  </a:graphic>
                </wp:inline>
              </w:drawing>
            </mc:Choice>
            <mc:Fallback xmlns:mv="urn:schemas-microsoft-com:mac:vml" xmlns:mo="http://schemas.microsoft.com/office/mac/office/2008/main">
              <w:pict>
                <v:group w14:anchorId="46CD4BDC" id="Group_x0020_14" o:spid="_x0000_s1045" style="width:444.25pt;height:214.85pt;mso-position-horizontal-relative:char;mso-position-vertical-relative:line" coordorigin="453224" coordsize="5642039,27284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">
                  <v:shape id="_x0000_s1046" type="#_x0000_t202" style="position:absolute;left:453224;top:2282025;width:5191760;height:446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26EEADFF" w14:textId="77777777" w:rsidR="00B0021C" w:rsidRPr="000A6E80" w:rsidRDefault="00B0021C" w:rsidP="000A6E80">
                          <w:pPr>
                            <w:jc w:val="center"/>
                            <w:rPr>
                              <w:rFonts w:ascii="Times New Roman" w:hAnsi="Times New Roman" w:cs="Times New Roman"/>
                              <w:sz w:val="20"/>
                              <w:szCs w:val="20"/>
                            </w:rPr>
                          </w:pPr>
                          <w:r w:rsidRPr="000A6E80">
                            <w:rPr>
                              <w:rFonts w:ascii="Times New Roman" w:hAnsi="Times New Roman" w:cs="Times New Roman"/>
                              <w:sz w:val="20"/>
                              <w:szCs w:val="20"/>
                            </w:rPr>
                            <w:t>a) Inconsistent vehicle counts.                                   b) Inconsistent vehicle speeds.</w:t>
                          </w:r>
                          <w:r w:rsidRPr="000A6E80">
                            <w:rPr>
                              <w:rFonts w:ascii="Times New Roman" w:hAnsi="Times New Roman" w:cs="Times New Roman"/>
                              <w:sz w:val="20"/>
                              <w:szCs w:val="20"/>
                            </w:rPr>
                            <w:br/>
                            <w:t>Figure 2: Inconsistency between sensors EB4 and EB6 (radar) and EB5 (RTMS) during free flow</w:t>
                          </w:r>
                        </w:p>
                      </w:txbxContent>
                    </v:textbox>
                  </v:shape>
                  <v:shape id="Picture_x0020_5" o:spid="_x0000_s1047" type="#_x0000_t75" alt="C:\Users\Carlos\Documents\GitHub\Sensor_Statistics\LaTex\Images\I80_inconsistent_speeds_1.png" style="position:absolute;left:3050438;width:304482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4C&#10;7/bCAAAA2gAAAA8AAABkcnMvZG93bnJldi54bWxEj0FrwkAUhO+C/2F5Qm+6sbSi0VWkUBAPVaMg&#10;3h7ZZxLMvg272xj/vVsoeBxm5htmsepMLVpyvrKsYDxKQBDnVldcKDgdv4dTED4ga6wtk4IHeVgt&#10;+70Fptre+UBtFgoRIexTVFCG0KRS+rwkg35kG+LoXa0zGKJ0hdQO7xFuavmeJBNpsOK4UGJDXyXl&#10;t+zXKDgfcO922x+6ZKGymxleP6bHVqm3QbeegwjUhVf4v73RCj7h70q8AXL5B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uAu/2wgAAANoAAAAPAAAAAAAAAAAAAAAAAJwCAABk&#10;cnMvZG93bnJldi54bWxQSwUGAAAAAAQABAD3AAAAiwMAAAAA&#10;">
                    <v:imagedata r:id="rId17" o:title="I80_inconsistent_speeds_1.png"/>
                    <v:path arrowok="t"/>
                  </v:shape>
                  <w10:anchorlock/>
                </v:group>
              </w:pict>
            </mc:Fallback>
          </mc:AlternateContent>
        </w:r>
      </w:del>
      <w:commentRangeEnd w:id="392"/>
      <w:del w:id="397" w:author="Juan Carlos Martinez Mori" w:date="2015-09-11T17:42:00Z">
        <w:r w:rsidR="00BB532A" w:rsidDel="00E25EFC">
          <w:rPr>
            <w:rStyle w:val="CommentReference"/>
          </w:rPr>
          <w:commentReference w:id="392"/>
        </w:r>
      </w:del>
    </w:p>
    <w:p w14:paraId="3D607327" w14:textId="56A22466" w:rsidR="00D74417" w:rsidDel="00E25EFC" w:rsidRDefault="00D74417">
      <w:pPr>
        <w:ind w:left="360"/>
        <w:jc w:val="both"/>
        <w:rPr>
          <w:ins w:id="398" w:author="Li, Yanning" w:date="2015-09-10T11:11:00Z"/>
          <w:del w:id="399" w:author="Juan Carlos Martinez Mori" w:date="2015-09-11T17:42:00Z"/>
          <w:rFonts w:ascii="Times New Roman" w:hAnsi="Times New Roman" w:cs="Times New Roman"/>
        </w:rPr>
      </w:pPr>
    </w:p>
    <w:p w14:paraId="7C8BCE1D" w14:textId="64C06430" w:rsidR="00866E10" w:rsidRDefault="00985E05">
      <w:pPr>
        <w:ind w:left="360"/>
        <w:jc w:val="both"/>
        <w:rPr>
          <w:ins w:id="400" w:author="Juan Carlos Martinez Mori" w:date="2015-09-11T17:55:00Z"/>
          <w:rFonts w:ascii="Times New Roman" w:hAnsi="Times New Roman" w:cs="Times New Roman"/>
        </w:rPr>
      </w:pPr>
      <w:ins w:id="401" w:author="Li, Yanning" w:date="2015-09-10T11:18:00Z">
        <w:del w:id="402" w:author="Juan Carlos Martinez Mori" w:date="2015-09-11T17:52:00Z">
          <w:r w:rsidDel="00866E10">
            <w:rPr>
              <w:rFonts w:ascii="Times New Roman" w:hAnsi="Times New Roman" w:cs="Times New Roman"/>
            </w:rPr>
            <w:delText>Fig. 2 shows the count and speed plot of EB4, EB5</w:delText>
          </w:r>
        </w:del>
        <w:del w:id="403" w:author="Juan Carlos Martinez Mori" w:date="2015-09-11T13:10:00Z">
          <w:r w:rsidDel="001E0A5F">
            <w:rPr>
              <w:rFonts w:ascii="Times New Roman" w:hAnsi="Times New Roman" w:cs="Times New Roman"/>
            </w:rPr>
            <w:delText>,</w:delText>
          </w:r>
        </w:del>
        <w:del w:id="404" w:author="Juan Carlos Martinez Mori" w:date="2015-09-11T17:52:00Z">
          <w:r w:rsidDel="00866E10">
            <w:rPr>
              <w:rFonts w:ascii="Times New Roman" w:hAnsi="Times New Roman" w:cs="Times New Roman"/>
            </w:rPr>
            <w:delText xml:space="preserve"> EB6 deployed in I-80 work zone on May 1</w:delText>
          </w:r>
          <w:r w:rsidRPr="00985E05" w:rsidDel="00866E10">
            <w:rPr>
              <w:rFonts w:ascii="Times New Roman" w:hAnsi="Times New Roman" w:cs="Times New Roman"/>
              <w:vertAlign w:val="superscript"/>
              <w:rPrChange w:id="405" w:author="Li, Yanning" w:date="2015-09-10T11:18:00Z">
                <w:rPr>
                  <w:rFonts w:ascii="Times New Roman" w:hAnsi="Times New Roman" w:cs="Times New Roman"/>
                </w:rPr>
              </w:rPrChange>
            </w:rPr>
            <w:delText>st</w:delText>
          </w:r>
          <w:r w:rsidDel="00866E10">
            <w:rPr>
              <w:rFonts w:ascii="Times New Roman" w:hAnsi="Times New Roman" w:cs="Times New Roman"/>
            </w:rPr>
            <w:delText>, 2014.</w:delText>
          </w:r>
        </w:del>
      </w:ins>
      <w:ins w:id="406" w:author="Juan Carlos Martinez Mori" w:date="2015-09-11T17:52:00Z">
        <w:r w:rsidR="00866E10">
          <w:rPr>
            <w:rFonts w:ascii="Times New Roman" w:hAnsi="Times New Roman" w:cs="Times New Roman"/>
            <w:noProof/>
          </w:rPr>
          <w:t xml:space="preserve">As seen above, </w:t>
        </w:r>
      </w:ins>
      <w:ins w:id="407" w:author="Li, Yanning" w:date="2015-09-10T11:18:00Z">
        <w:del w:id="408" w:author="Juan Carlos Martinez Mori" w:date="2015-09-11T17:52:00Z">
          <w:r w:rsidDel="00866E10">
            <w:rPr>
              <w:rFonts w:ascii="Times New Roman" w:hAnsi="Times New Roman" w:cs="Times New Roman"/>
            </w:rPr>
            <w:delText xml:space="preserve"> </w:delText>
          </w:r>
        </w:del>
        <w:r>
          <w:rPr>
            <w:rFonts w:ascii="Times New Roman" w:hAnsi="Times New Roman" w:cs="Times New Roman"/>
          </w:rPr>
          <w:t xml:space="preserve"> </w:t>
        </w:r>
      </w:ins>
      <w:ins w:id="409" w:author="Juan Carlos Martinez Mori" w:date="2015-09-11T17:52:00Z">
        <w:r w:rsidR="00866E10">
          <w:rPr>
            <w:rFonts w:ascii="Times New Roman" w:hAnsi="Times New Roman" w:cs="Times New Roman"/>
          </w:rPr>
          <w:t>s</w:t>
        </w:r>
      </w:ins>
      <w:del w:id="410" w:author="Li, Yanning" w:date="2015-09-10T11:20:00Z">
        <w:r w:rsidR="00D40446" w:rsidDel="00CC7FF8">
          <w:rPr>
            <w:rFonts w:ascii="Times New Roman" w:hAnsi="Times New Roman" w:cs="Times New Roman"/>
          </w:rPr>
          <w:delText>This work zone had serious issues with data inconsistency between sensors of different types. Specifically, sensors in a continuous section of road with no entrance or exit ramps presented s</w:delText>
        </w:r>
      </w:del>
      <w:ins w:id="411" w:author="Li, Yanning" w:date="2015-09-10T11:20:00Z">
        <w:del w:id="412" w:author="Juan Carlos Martinez Mori" w:date="2015-09-11T13:09:00Z">
          <w:r w:rsidR="00CC7FF8" w:rsidDel="001E0A5F">
            <w:rPr>
              <w:rFonts w:ascii="Times New Roman" w:hAnsi="Times New Roman" w:cs="Times New Roman"/>
            </w:rPr>
            <w:delText>S</w:delText>
          </w:r>
        </w:del>
      </w:ins>
      <w:del w:id="413" w:author="Juan Carlos Martinez Mori" w:date="2015-09-11T13:09:00Z">
        <w:r w:rsidR="00D40446" w:rsidDel="001E0A5F">
          <w:rPr>
            <w:rFonts w:ascii="Times New Roman" w:hAnsi="Times New Roman" w:cs="Times New Roman"/>
          </w:rPr>
          <w:delText>ignificantly</w:delText>
        </w:r>
      </w:del>
      <w:ins w:id="414" w:author="Juan Carlos Martinez Mori" w:date="2015-09-11T13:09:00Z">
        <w:r w:rsidR="001E0A5F">
          <w:rPr>
            <w:rFonts w:ascii="Times New Roman" w:hAnsi="Times New Roman" w:cs="Times New Roman"/>
          </w:rPr>
          <w:t>ignificantly</w:t>
        </w:r>
      </w:ins>
      <w:r w:rsidR="00D40446">
        <w:rPr>
          <w:rFonts w:ascii="Times New Roman" w:hAnsi="Times New Roman" w:cs="Times New Roman"/>
        </w:rPr>
        <w:t xml:space="preserve"> different readings</w:t>
      </w:r>
      <w:ins w:id="415" w:author="Li, Yanning" w:date="2015-09-10T11:20:00Z">
        <w:r w:rsidR="00ED4870">
          <w:rPr>
            <w:rFonts w:ascii="Times New Roman" w:hAnsi="Times New Roman" w:cs="Times New Roman"/>
          </w:rPr>
          <w:t xml:space="preserve"> were observed between </w:t>
        </w:r>
      </w:ins>
      <w:ins w:id="416" w:author="Li, Yanning" w:date="2015-09-10T11:21:00Z">
        <w:r w:rsidR="00D455CB">
          <w:rPr>
            <w:rFonts w:ascii="Times New Roman" w:hAnsi="Times New Roman" w:cs="Times New Roman"/>
          </w:rPr>
          <w:t>two types of sensors</w:t>
        </w:r>
      </w:ins>
      <w:r w:rsidR="00D40446">
        <w:rPr>
          <w:rFonts w:ascii="Times New Roman" w:hAnsi="Times New Roman" w:cs="Times New Roman"/>
        </w:rPr>
        <w:t>.</w:t>
      </w:r>
      <w:ins w:id="417" w:author="Juan Carlos Martinez Mori" w:date="2015-09-11T17:56:00Z">
        <w:r w:rsidR="00866E10">
          <w:rPr>
            <w:rFonts w:ascii="Times New Roman" w:hAnsi="Times New Roman" w:cs="Times New Roman"/>
          </w:rPr>
          <w:t xml:space="preserve"> This behavior violates the principle of mass conservation, meaning that at least one of the sensor types was consistently presenting incorrect values.</w:t>
        </w:r>
      </w:ins>
      <w:ins w:id="418" w:author="Juan Carlos Martinez Mori" w:date="2015-09-11T17:57:00Z">
        <w:r w:rsidR="00866E10">
          <w:rPr>
            <w:rFonts w:ascii="Times New Roman" w:hAnsi="Times New Roman" w:cs="Times New Roman"/>
          </w:rPr>
          <w:t xml:space="preserve"> A possible explanation is that, c</w:t>
        </w:r>
        <w:commentRangeStart w:id="419"/>
        <w:commentRangeStart w:id="420"/>
        <w:r w:rsidR="00866E10">
          <w:rPr>
            <w:rFonts w:ascii="Times New Roman" w:hAnsi="Times New Roman" w:cs="Times New Roman"/>
          </w:rPr>
          <w:t>onsidering that the radar sensors are mounted at a low height on the roadside, they may not capture the traffic at the further lane</w:t>
        </w:r>
        <w:commentRangeEnd w:id="419"/>
        <w:r w:rsidR="00866E10">
          <w:rPr>
            <w:rStyle w:val="CommentReference"/>
          </w:rPr>
          <w:commentReference w:id="419"/>
        </w:r>
        <w:commentRangeEnd w:id="420"/>
        <w:r w:rsidR="00866E10">
          <w:rPr>
            <w:rStyle w:val="CommentReference"/>
          </w:rPr>
          <w:commentReference w:id="420"/>
        </w:r>
        <w:r w:rsidR="00866E10">
          <w:rPr>
            <w:rFonts w:ascii="Times New Roman" w:hAnsi="Times New Roman" w:cs="Times New Roman"/>
          </w:rPr>
          <w:t>.</w:t>
        </w:r>
      </w:ins>
      <w:r w:rsidR="00D40446">
        <w:rPr>
          <w:rFonts w:ascii="Times New Roman" w:hAnsi="Times New Roman" w:cs="Times New Roman"/>
        </w:rPr>
        <w:t xml:space="preserve"> </w:t>
      </w:r>
      <w:ins w:id="421" w:author="Juan Carlos Martinez Mori" w:date="2015-09-11T17:55:00Z">
        <w:r w:rsidR="00866E10">
          <w:rPr>
            <w:rFonts w:ascii="Times New Roman" w:hAnsi="Times New Roman" w:cs="Times New Roman"/>
          </w:rPr>
          <w:t xml:space="preserve">This situation was repeated on other pairs of radar and RTMS sensors in this </w:t>
        </w:r>
      </w:ins>
      <w:ins w:id="422" w:author="Juan Carlos Martinez Mori" w:date="2015-09-11T17:56:00Z">
        <w:r w:rsidR="00866E10">
          <w:rPr>
            <w:rFonts w:ascii="Times New Roman" w:hAnsi="Times New Roman" w:cs="Times New Roman"/>
          </w:rPr>
          <w:t xml:space="preserve">work zone. </w:t>
        </w:r>
      </w:ins>
    </w:p>
    <w:p w14:paraId="1984A148" w14:textId="1A6F22C0" w:rsidR="00D40446" w:rsidDel="005076A1" w:rsidRDefault="00D40446" w:rsidP="00D40446">
      <w:pPr>
        <w:ind w:left="360"/>
        <w:jc w:val="both"/>
        <w:rPr>
          <w:del w:id="423" w:author="Li, Yanning" w:date="2015-09-10T11:21:00Z"/>
          <w:rFonts w:ascii="Times New Roman" w:hAnsi="Times New Roman" w:cs="Times New Roman"/>
        </w:rPr>
      </w:pPr>
      <w:del w:id="424" w:author="Li, Yanning" w:date="2015-09-10T11:21:00Z">
        <w:r w:rsidDel="00D4230B">
          <w:rPr>
            <w:rFonts w:ascii="Times New Roman" w:hAnsi="Times New Roman" w:cs="Times New Roman"/>
          </w:rPr>
          <w:delText>An example of this is shown in figures 2a and 2b:</w:delText>
        </w:r>
      </w:del>
    </w:p>
    <w:p w14:paraId="102BFBC2" w14:textId="26500903" w:rsidR="000754A3" w:rsidDel="004C2D9D" w:rsidRDefault="000754A3">
      <w:pPr>
        <w:jc w:val="both"/>
        <w:rPr>
          <w:del w:id="425" w:author="Li, Yanning" w:date="2015-09-10T11:18:00Z"/>
          <w:rFonts w:ascii="Times New Roman" w:hAnsi="Times New Roman" w:cs="Times New Roman"/>
        </w:rPr>
        <w:pPrChange w:id="426" w:author="Li, Yanning" w:date="2015-09-10T11:21:00Z">
          <w:pPr>
            <w:ind w:left="360"/>
            <w:jc w:val="both"/>
          </w:pPr>
        </w:pPrChange>
      </w:pPr>
    </w:p>
    <w:p w14:paraId="02660896" w14:textId="67769021" w:rsidR="007A708B" w:rsidDel="004C2D9D" w:rsidRDefault="007A708B" w:rsidP="00D40446">
      <w:pPr>
        <w:ind w:left="360"/>
        <w:jc w:val="both"/>
        <w:rPr>
          <w:del w:id="427" w:author="Li, Yanning" w:date="2015-09-10T11:18:00Z"/>
          <w:rFonts w:ascii="Times New Roman" w:hAnsi="Times New Roman" w:cs="Times New Roman"/>
        </w:rPr>
      </w:pPr>
    </w:p>
    <w:p w14:paraId="1F64246E" w14:textId="77777777" w:rsidR="007A708B" w:rsidDel="00866E10" w:rsidRDefault="007A708B" w:rsidP="00D40446">
      <w:pPr>
        <w:ind w:left="360"/>
        <w:jc w:val="both"/>
        <w:rPr>
          <w:del w:id="428" w:author="Juan Carlos Martinez Mori" w:date="2015-09-11T17:55:00Z"/>
          <w:rFonts w:ascii="Times New Roman" w:hAnsi="Times New Roman" w:cs="Times New Roman"/>
        </w:rPr>
      </w:pPr>
    </w:p>
    <w:p w14:paraId="3D98A1DD" w14:textId="43D06550" w:rsidR="00062FE4" w:rsidDel="00866E10" w:rsidRDefault="00D40446" w:rsidP="00D40446">
      <w:pPr>
        <w:ind w:left="360"/>
        <w:jc w:val="both"/>
        <w:rPr>
          <w:ins w:id="429" w:author="Li, Yanning" w:date="2015-09-10T11:25:00Z"/>
          <w:del w:id="430" w:author="Juan Carlos Martinez Mori" w:date="2015-09-11T17:57:00Z"/>
          <w:rFonts w:ascii="Times New Roman" w:hAnsi="Times New Roman" w:cs="Times New Roman"/>
        </w:rPr>
      </w:pPr>
      <w:del w:id="431" w:author="Juan Carlos Martinez Mori" w:date="2015-09-11T17:57:00Z">
        <w:r w:rsidDel="00866E10">
          <w:rPr>
            <w:rFonts w:ascii="Times New Roman" w:hAnsi="Times New Roman" w:cs="Times New Roman"/>
          </w:rPr>
          <w:delText xml:space="preserve">In general, RTMS sensors seemed to have greater readings for both speed and count. This violates mass conservation, meaning that at least one of the sensor types was consistently presenting incorrect values. </w:delText>
        </w:r>
      </w:del>
      <w:commentRangeStart w:id="432"/>
      <w:commentRangeStart w:id="433"/>
      <w:ins w:id="434" w:author="Li, Yanning" w:date="2015-09-10T11:22:00Z">
        <w:del w:id="435" w:author="Juan Carlos Martinez Mori" w:date="2015-09-11T17:57:00Z">
          <w:r w:rsidR="003A47B2" w:rsidDel="00866E10">
            <w:rPr>
              <w:rFonts w:ascii="Times New Roman" w:hAnsi="Times New Roman" w:cs="Times New Roman"/>
            </w:rPr>
            <w:delText xml:space="preserve">Considering that the radar sensors are mounted </w:delText>
          </w:r>
          <w:r w:rsidR="00720CAF" w:rsidDel="00866E10">
            <w:rPr>
              <w:rFonts w:ascii="Times New Roman" w:hAnsi="Times New Roman" w:cs="Times New Roman"/>
            </w:rPr>
            <w:delText xml:space="preserve">at a low height on the </w:delText>
          </w:r>
        </w:del>
        <w:del w:id="436" w:author="Juan Carlos Martinez Mori" w:date="2015-09-11T13:11:00Z">
          <w:r w:rsidR="00720CAF" w:rsidDel="00BE2470">
            <w:rPr>
              <w:rFonts w:ascii="Times New Roman" w:hAnsi="Times New Roman" w:cs="Times New Roman"/>
            </w:rPr>
            <w:delText>road side</w:delText>
          </w:r>
        </w:del>
        <w:del w:id="437" w:author="Juan Carlos Martinez Mori" w:date="2015-09-11T17:57:00Z">
          <w:r w:rsidR="00720CAF" w:rsidDel="00866E10">
            <w:rPr>
              <w:rFonts w:ascii="Times New Roman" w:hAnsi="Times New Roman" w:cs="Times New Roman"/>
            </w:rPr>
            <w:delText xml:space="preserve">, </w:delText>
          </w:r>
          <w:r w:rsidR="00C5753F" w:rsidDel="00866E10">
            <w:rPr>
              <w:rFonts w:ascii="Times New Roman" w:hAnsi="Times New Roman" w:cs="Times New Roman"/>
            </w:rPr>
            <w:delText>it may not capture the traffic at the further lane</w:delText>
          </w:r>
        </w:del>
      </w:ins>
      <w:commentRangeEnd w:id="432"/>
      <w:ins w:id="438" w:author="Li, Yanning" w:date="2015-09-10T11:23:00Z">
        <w:del w:id="439" w:author="Juan Carlos Martinez Mori" w:date="2015-09-11T17:57:00Z">
          <w:r w:rsidR="00D504D4" w:rsidDel="00866E10">
            <w:rPr>
              <w:rStyle w:val="CommentReference"/>
            </w:rPr>
            <w:commentReference w:id="432"/>
          </w:r>
        </w:del>
      </w:ins>
      <w:commentRangeEnd w:id="433"/>
      <w:del w:id="440" w:author="Juan Carlos Martinez Mori" w:date="2015-09-11T17:57:00Z">
        <w:r w:rsidR="00BE2470" w:rsidDel="00866E10">
          <w:rPr>
            <w:rStyle w:val="CommentReference"/>
          </w:rPr>
          <w:commentReference w:id="433"/>
        </w:r>
      </w:del>
      <w:ins w:id="441" w:author="Li, Yanning" w:date="2015-09-10T11:22:00Z">
        <w:del w:id="442" w:author="Juan Carlos Martinez Mori" w:date="2015-09-11T17:57:00Z">
          <w:r w:rsidR="00C5753F" w:rsidDel="00866E10">
            <w:rPr>
              <w:rFonts w:ascii="Times New Roman" w:hAnsi="Times New Roman" w:cs="Times New Roman"/>
            </w:rPr>
            <w:delText xml:space="preserve">. </w:delText>
          </w:r>
        </w:del>
      </w:ins>
    </w:p>
    <w:p w14:paraId="339F0028" w14:textId="7AC03761" w:rsidR="00626DF6" w:rsidRPr="00D40446" w:rsidRDefault="00626DF6">
      <w:pPr>
        <w:jc w:val="both"/>
        <w:rPr>
          <w:rFonts w:ascii="Times New Roman" w:hAnsi="Times New Roman" w:cs="Times New Roman"/>
        </w:rPr>
        <w:pPrChange w:id="443" w:author="Juan Carlos Martinez Mori" w:date="2015-09-11T17:57:00Z">
          <w:pPr>
            <w:ind w:left="360"/>
            <w:jc w:val="both"/>
          </w:pPr>
        </w:pPrChange>
      </w:pPr>
    </w:p>
    <w:p w14:paraId="3EBFD07E" w14:textId="77777777" w:rsidR="00800D07" w:rsidRDefault="00800D07" w:rsidP="00800D07">
      <w:pPr>
        <w:pStyle w:val="ListParagraph"/>
        <w:numPr>
          <w:ilvl w:val="1"/>
          <w:numId w:val="9"/>
        </w:numPr>
        <w:jc w:val="both"/>
        <w:rPr>
          <w:ins w:id="444" w:author="Li, Yanning" w:date="2015-09-10T11:26:00Z"/>
          <w:rFonts w:ascii="Times New Roman" w:hAnsi="Times New Roman" w:cs="Times New Roman"/>
          <w:b/>
          <w:sz w:val="24"/>
          <w:szCs w:val="24"/>
        </w:rPr>
      </w:pPr>
      <w:commentRangeStart w:id="445"/>
      <w:commentRangeStart w:id="446"/>
      <w:r w:rsidRPr="00076298">
        <w:rPr>
          <w:rFonts w:ascii="Times New Roman" w:hAnsi="Times New Roman" w:cs="Times New Roman"/>
          <w:b/>
          <w:sz w:val="24"/>
          <w:szCs w:val="24"/>
        </w:rPr>
        <w:t xml:space="preserve">Full Scale </w:t>
      </w:r>
      <w:commentRangeEnd w:id="445"/>
      <w:r w:rsidR="00FE68DF">
        <w:rPr>
          <w:rStyle w:val="CommentReference"/>
        </w:rPr>
        <w:commentReference w:id="445"/>
      </w:r>
      <w:commentRangeEnd w:id="446"/>
      <w:r w:rsidR="00BE2470">
        <w:rPr>
          <w:rStyle w:val="CommentReference"/>
        </w:rPr>
        <w:commentReference w:id="446"/>
      </w:r>
      <w:r w:rsidRPr="00076298">
        <w:rPr>
          <w:rFonts w:ascii="Times New Roman" w:hAnsi="Times New Roman" w:cs="Times New Roman"/>
          <w:b/>
          <w:sz w:val="24"/>
          <w:szCs w:val="24"/>
        </w:rPr>
        <w:t>Analysis</w:t>
      </w:r>
    </w:p>
    <w:p w14:paraId="4D97DAE5" w14:textId="03E783DE" w:rsidR="00A64F83" w:rsidRPr="00A64F83" w:rsidRDefault="00A64F83">
      <w:pPr>
        <w:ind w:left="360"/>
        <w:rPr>
          <w:ins w:id="447" w:author="Li, Yanning" w:date="2015-09-10T11:26:00Z"/>
          <w:rFonts w:ascii="Times New Roman" w:hAnsi="Times New Roman" w:cs="Times New Roman"/>
          <w:rPrChange w:id="448" w:author="Li, Yanning" w:date="2015-09-10T11:27:00Z">
            <w:rPr>
              <w:ins w:id="449" w:author="Li, Yanning" w:date="2015-09-10T11:26:00Z"/>
            </w:rPr>
          </w:rPrChange>
        </w:rPr>
        <w:pPrChange w:id="450" w:author="Li, Yanning" w:date="2015-09-10T11:26:00Z">
          <w:pPr>
            <w:pStyle w:val="ListParagraph"/>
            <w:widowControl w:val="0"/>
            <w:numPr>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080" w:hanging="720"/>
          </w:pPr>
        </w:pPrChange>
      </w:pPr>
      <w:ins w:id="451" w:author="Li, Yanning" w:date="2015-09-10T11:26:00Z">
        <w:r w:rsidRPr="00A64F83">
          <w:rPr>
            <w:rFonts w:ascii="Times New Roman" w:hAnsi="Times New Roman" w:cs="Times New Roman"/>
            <w:rPrChange w:id="452" w:author="Li, Yanning" w:date="2015-09-10T11:27:00Z">
              <w:rPr/>
            </w:rPrChange>
          </w:rPr>
          <w:t xml:space="preserve">Based on </w:t>
        </w:r>
      </w:ins>
      <w:ins w:id="453" w:author="Li, Yanning" w:date="2015-09-10T11:27:00Z">
        <w:r w:rsidR="00871602">
          <w:rPr>
            <w:rFonts w:ascii="Times New Roman" w:hAnsi="Times New Roman" w:cs="Times New Roman"/>
          </w:rPr>
          <w:t>the</w:t>
        </w:r>
      </w:ins>
      <w:ins w:id="454" w:author="Li, Yanning" w:date="2015-09-10T11:26:00Z">
        <w:r w:rsidRPr="00A64F83">
          <w:rPr>
            <w:rFonts w:ascii="Times New Roman" w:hAnsi="Times New Roman" w:cs="Times New Roman"/>
            <w:rPrChange w:id="455" w:author="Li, Yanning" w:date="2015-09-10T11:27:00Z">
              <w:rPr/>
            </w:rPrChange>
          </w:rPr>
          <w:t xml:space="preserve"> pre</w:t>
        </w:r>
        <w:r w:rsidR="00BE1E6B" w:rsidRPr="000A4650">
          <w:rPr>
            <w:rFonts w:ascii="Times New Roman" w:hAnsi="Times New Roman" w:cs="Times New Roman"/>
          </w:rPr>
          <w:t xml:space="preserve">liminary analysis, both </w:t>
        </w:r>
        <w:r w:rsidRPr="00A64F83">
          <w:rPr>
            <w:rFonts w:ascii="Times New Roman" w:hAnsi="Times New Roman" w:cs="Times New Roman"/>
            <w:rPrChange w:id="456" w:author="Li, Yanning" w:date="2015-09-10T11:27:00Z">
              <w:rPr/>
            </w:rPrChange>
          </w:rPr>
          <w:t xml:space="preserve">incompleteness and inconsistency was observed in the data set </w:t>
        </w:r>
      </w:ins>
      <w:ins w:id="457" w:author="Juan Carlos Martinez Mori" w:date="2015-09-11T17:59:00Z">
        <w:r w:rsidR="004255EB">
          <w:rPr>
            <w:rFonts w:ascii="Times New Roman" w:hAnsi="Times New Roman" w:cs="Times New Roman"/>
          </w:rPr>
          <w:t>of the</w:t>
        </w:r>
      </w:ins>
      <w:ins w:id="458" w:author="Li, Yanning" w:date="2015-09-10T11:26:00Z">
        <w:del w:id="459" w:author="Juan Carlos Martinez Mori" w:date="2015-09-11T17:59:00Z">
          <w:r w:rsidRPr="00A64F83" w:rsidDel="004255EB">
            <w:rPr>
              <w:rFonts w:ascii="Times New Roman" w:hAnsi="Times New Roman" w:cs="Times New Roman"/>
              <w:rPrChange w:id="460" w:author="Li, Yanning" w:date="2015-09-10T11:27:00Z">
                <w:rPr/>
              </w:rPrChange>
            </w:rPr>
            <w:delText>in</w:delText>
          </w:r>
        </w:del>
        <w:r w:rsidRPr="00A64F83">
          <w:rPr>
            <w:rFonts w:ascii="Times New Roman" w:hAnsi="Times New Roman" w:cs="Times New Roman"/>
            <w:rPrChange w:id="461" w:author="Li, Yanning" w:date="2015-09-10T11:27:00Z">
              <w:rPr/>
            </w:rPrChange>
          </w:rPr>
          <w:t xml:space="preserve"> </w:t>
        </w:r>
      </w:ins>
      <w:ins w:id="462" w:author="Li, Yanning" w:date="2015-09-10T11:28:00Z">
        <w:del w:id="463" w:author="Juan Carlos Martinez Mori" w:date="2015-09-12T08:56:00Z">
          <w:r w:rsidR="000A4650" w:rsidDel="00C65CBA">
            <w:rPr>
              <w:rFonts w:ascii="Times New Roman" w:hAnsi="Times New Roman" w:cs="Times New Roman"/>
            </w:rPr>
            <w:delText>two</w:delText>
          </w:r>
        </w:del>
      </w:ins>
      <w:ins w:id="464" w:author="Li, Yanning" w:date="2015-09-10T11:26:00Z">
        <w:del w:id="465" w:author="Juan Carlos Martinez Mori" w:date="2015-09-12T08:56:00Z">
          <w:r w:rsidRPr="00A64F83" w:rsidDel="00C65CBA">
            <w:rPr>
              <w:rFonts w:ascii="Times New Roman" w:hAnsi="Times New Roman" w:cs="Times New Roman"/>
              <w:rPrChange w:id="466" w:author="Li, Yanning" w:date="2015-09-10T11:27:00Z">
                <w:rPr/>
              </w:rPrChange>
            </w:rPr>
            <w:delText xml:space="preserve"> </w:delText>
          </w:r>
        </w:del>
        <w:r w:rsidRPr="00A64F83">
          <w:rPr>
            <w:rFonts w:ascii="Times New Roman" w:hAnsi="Times New Roman" w:cs="Times New Roman"/>
            <w:rPrChange w:id="467" w:author="Li, Yanning" w:date="2015-09-10T11:27:00Z">
              <w:rPr/>
            </w:rPrChange>
          </w:rPr>
          <w:t xml:space="preserve">work zones. This statistical analysis aims </w:t>
        </w:r>
        <w:del w:id="468" w:author="Juan Carlos Martinez Mori" w:date="2015-09-11T17:59:00Z">
          <w:r w:rsidRPr="00A64F83" w:rsidDel="004255EB">
            <w:rPr>
              <w:rFonts w:ascii="Times New Roman" w:hAnsi="Times New Roman" w:cs="Times New Roman"/>
              <w:rPrChange w:id="469" w:author="Li, Yanning" w:date="2015-09-10T11:27:00Z">
                <w:rPr/>
              </w:rPrChange>
            </w:rPr>
            <w:delText xml:space="preserve">to quantitatively </w:delText>
          </w:r>
        </w:del>
        <w:r w:rsidRPr="00A64F83">
          <w:rPr>
            <w:rFonts w:ascii="Times New Roman" w:hAnsi="Times New Roman" w:cs="Times New Roman"/>
            <w:rPrChange w:id="470" w:author="Li, Yanning" w:date="2015-09-10T11:27:00Z">
              <w:rPr/>
            </w:rPrChange>
          </w:rPr>
          <w:t>evaluate</w:t>
        </w:r>
      </w:ins>
      <w:ins w:id="471" w:author="Juan Carlos Martinez Mori" w:date="2015-09-11T17:59:00Z">
        <w:r w:rsidR="004255EB">
          <w:rPr>
            <w:rFonts w:ascii="Times New Roman" w:hAnsi="Times New Roman" w:cs="Times New Roman"/>
          </w:rPr>
          <w:t xml:space="preserve"> </w:t>
        </w:r>
        <w:r w:rsidR="004255EB" w:rsidRPr="00A15FF9">
          <w:rPr>
            <w:rFonts w:ascii="Times New Roman" w:hAnsi="Times New Roman" w:cs="Times New Roman"/>
          </w:rPr>
          <w:t>quantitatively</w:t>
        </w:r>
      </w:ins>
      <w:ins w:id="472" w:author="Li, Yanning" w:date="2015-09-10T11:26:00Z">
        <w:r w:rsidRPr="00A64F83">
          <w:rPr>
            <w:rFonts w:ascii="Times New Roman" w:hAnsi="Times New Roman" w:cs="Times New Roman"/>
            <w:rPrChange w:id="473" w:author="Li, Yanning" w:date="2015-09-10T11:27:00Z">
              <w:rPr/>
            </w:rPrChange>
          </w:rPr>
          <w:t xml:space="preserve"> the </w:t>
        </w:r>
      </w:ins>
      <w:ins w:id="474" w:author="Li, Yanning" w:date="2015-09-10T11:28:00Z">
        <w:r w:rsidR="00946510">
          <w:rPr>
            <w:rFonts w:ascii="Times New Roman" w:hAnsi="Times New Roman" w:cs="Times New Roman"/>
          </w:rPr>
          <w:t>level</w:t>
        </w:r>
      </w:ins>
      <w:ins w:id="475" w:author="Li, Yanning" w:date="2015-09-10T11:26:00Z">
        <w:r w:rsidRPr="00A64F83">
          <w:rPr>
            <w:rFonts w:ascii="Times New Roman" w:hAnsi="Times New Roman" w:cs="Times New Roman"/>
            <w:rPrChange w:id="476" w:author="Li, Yanning" w:date="2015-09-10T11:27:00Z">
              <w:rPr/>
            </w:rPrChange>
          </w:rPr>
          <w:t xml:space="preserve"> of the incompleteness and inconsistency</w:t>
        </w:r>
      </w:ins>
      <w:ins w:id="477" w:author="Juan Carlos Martinez Mori" w:date="2015-09-11T20:36:00Z">
        <w:r w:rsidR="00DA2EF9">
          <w:rPr>
            <w:rFonts w:ascii="Times New Roman" w:hAnsi="Times New Roman" w:cs="Times New Roman"/>
          </w:rPr>
          <w:t xml:space="preserve"> at larger extent than the preliminary analysis</w:t>
        </w:r>
      </w:ins>
      <w:ins w:id="478" w:author="Juan Carlos Martinez Mori" w:date="2015-09-11T18:00:00Z">
        <w:r w:rsidR="005B6387">
          <w:rPr>
            <w:rFonts w:ascii="Times New Roman" w:hAnsi="Times New Roman" w:cs="Times New Roman"/>
          </w:rPr>
          <w:t>.</w:t>
        </w:r>
      </w:ins>
      <w:ins w:id="479" w:author="Li, Yanning" w:date="2015-09-10T11:26:00Z">
        <w:del w:id="480" w:author="Juan Carlos Martinez Mori" w:date="2015-09-11T18:00:00Z">
          <w:r w:rsidRPr="00A64F83" w:rsidDel="005B6387">
            <w:rPr>
              <w:rFonts w:ascii="Times New Roman" w:hAnsi="Times New Roman" w:cs="Times New Roman"/>
              <w:rPrChange w:id="481" w:author="Li, Yanning" w:date="2015-09-10T11:27:00Z">
                <w:rPr/>
              </w:rPrChange>
            </w:rPr>
            <w:delText xml:space="preserve"> of the data.</w:delText>
          </w:r>
        </w:del>
      </w:ins>
    </w:p>
    <w:p w14:paraId="1D9FD420" w14:textId="77777777" w:rsidR="00A64F83" w:rsidRPr="00076298" w:rsidRDefault="00A64F83">
      <w:pPr>
        <w:pStyle w:val="ListParagraph"/>
        <w:jc w:val="both"/>
        <w:rPr>
          <w:rFonts w:ascii="Times New Roman" w:hAnsi="Times New Roman" w:cs="Times New Roman"/>
          <w:b/>
          <w:sz w:val="24"/>
          <w:szCs w:val="24"/>
        </w:rPr>
        <w:pPrChange w:id="482" w:author="Li, Yanning" w:date="2015-09-10T11:26:00Z">
          <w:pPr>
            <w:pStyle w:val="ListParagraph"/>
            <w:numPr>
              <w:ilvl w:val="1"/>
              <w:numId w:val="9"/>
            </w:numPr>
            <w:ind w:hanging="360"/>
            <w:jc w:val="both"/>
          </w:pPr>
        </w:pPrChange>
      </w:pPr>
    </w:p>
    <w:p w14:paraId="5FAE58E0" w14:textId="19E306A3" w:rsidR="00800D07" w:rsidRPr="00076298" w:rsidRDefault="00800D07" w:rsidP="00800D07">
      <w:pPr>
        <w:pStyle w:val="ListParagraph"/>
        <w:numPr>
          <w:ilvl w:val="2"/>
          <w:numId w:val="9"/>
        </w:numPr>
        <w:jc w:val="both"/>
        <w:rPr>
          <w:rFonts w:ascii="Times New Roman" w:hAnsi="Times New Roman" w:cs="Times New Roman"/>
          <w:b/>
        </w:rPr>
      </w:pPr>
      <w:del w:id="483" w:author="Li, Yanning" w:date="2015-09-10T11:26:00Z">
        <w:r w:rsidRPr="00076298" w:rsidDel="007A62B8">
          <w:rPr>
            <w:rFonts w:ascii="Times New Roman" w:hAnsi="Times New Roman" w:cs="Times New Roman"/>
            <w:b/>
          </w:rPr>
          <w:delText>Description</w:delText>
        </w:r>
      </w:del>
      <w:ins w:id="484" w:author="Li, Yanning" w:date="2015-09-10T11:26:00Z">
        <w:r w:rsidR="007A62B8">
          <w:rPr>
            <w:rFonts w:ascii="Times New Roman" w:hAnsi="Times New Roman" w:cs="Times New Roman"/>
            <w:b/>
          </w:rPr>
          <w:t>Metric</w:t>
        </w:r>
      </w:ins>
      <w:ins w:id="485" w:author="Li, Yanning" w:date="2015-09-10T11:33:00Z">
        <w:r w:rsidR="00DD03D2">
          <w:rPr>
            <w:rFonts w:ascii="Times New Roman" w:hAnsi="Times New Roman" w:cs="Times New Roman"/>
            <w:b/>
          </w:rPr>
          <w:t xml:space="preserve"> for Data Incompleteness</w:t>
        </w:r>
      </w:ins>
    </w:p>
    <w:p w14:paraId="3E9460D1" w14:textId="19DF3EA8" w:rsidR="00EF3CAD" w:rsidDel="00B63E6D" w:rsidRDefault="00EF3CAD" w:rsidP="00EF3CAD">
      <w:pPr>
        <w:ind w:left="360"/>
        <w:jc w:val="both"/>
        <w:rPr>
          <w:del w:id="486" w:author="Juan Carlos Martinez Mori" w:date="2015-09-11T19:49:00Z"/>
          <w:rFonts w:ascii="Times New Roman" w:hAnsi="Times New Roman" w:cs="Times New Roman"/>
        </w:rPr>
      </w:pPr>
      <w:del w:id="487" w:author="Li, Yanning" w:date="2015-09-10T11:28:00Z">
        <w:r w:rsidDel="00723D85">
          <w:rPr>
            <w:rFonts w:ascii="Times New Roman" w:hAnsi="Times New Roman" w:cs="Times New Roman"/>
          </w:rPr>
          <w:delText>The statistical analysis performed for this data set is rather simple, but provides a good insight of the quality of the data</w:delText>
        </w:r>
      </w:del>
      <w:ins w:id="488" w:author="Li, Yanning" w:date="2015-09-10T11:28:00Z">
        <w:r w:rsidR="00723D85">
          <w:rPr>
            <w:rFonts w:ascii="Times New Roman" w:hAnsi="Times New Roman" w:cs="Times New Roman"/>
          </w:rPr>
          <w:t xml:space="preserve">The following metric was used in the </w:t>
        </w:r>
        <w:r w:rsidR="00CD25CB">
          <w:rPr>
            <w:rFonts w:ascii="Times New Roman" w:hAnsi="Times New Roman" w:cs="Times New Roman"/>
          </w:rPr>
          <w:t>analysis</w:t>
        </w:r>
      </w:ins>
      <w:r>
        <w:rPr>
          <w:rFonts w:ascii="Times New Roman" w:hAnsi="Times New Roman" w:cs="Times New Roman"/>
        </w:rPr>
        <w:t xml:space="preserve">. </w:t>
      </w:r>
      <w:del w:id="489" w:author="Li, Yanning" w:date="2015-09-10T11:29:00Z">
        <w:r w:rsidDel="00873ED2">
          <w:rPr>
            <w:rFonts w:ascii="Times New Roman" w:hAnsi="Times New Roman" w:cs="Times New Roman"/>
          </w:rPr>
          <w:delText>This section describes the procedures executed with the Python code provided:</w:delText>
        </w:r>
      </w:del>
    </w:p>
    <w:p w14:paraId="10A5EA07" w14:textId="52E21D50" w:rsidR="00062FE4" w:rsidDel="00B63E6D" w:rsidRDefault="00EF3CAD">
      <w:pPr>
        <w:ind w:left="360"/>
        <w:jc w:val="both"/>
        <w:rPr>
          <w:del w:id="490" w:author="Juan Carlos Martinez Mori" w:date="2015-09-11T19:49:00Z"/>
          <w:rFonts w:ascii="Times New Roman" w:hAnsi="Times New Roman" w:cs="Times New Roman"/>
          <w:b/>
        </w:rPr>
      </w:pPr>
      <w:del w:id="491" w:author="Juan Carlos Martinez Mori" w:date="2015-09-11T19:49:00Z">
        <w:r w:rsidDel="00B63E6D">
          <w:rPr>
            <w:rFonts w:ascii="Times New Roman" w:hAnsi="Times New Roman" w:cs="Times New Roman"/>
            <w:b/>
          </w:rPr>
          <w:delText>Arithmetic Mean</w:delText>
        </w:r>
      </w:del>
    </w:p>
    <w:p w14:paraId="16BB7292" w14:textId="0885D5F3" w:rsidR="00BE2470" w:rsidRPr="007B6ACE" w:rsidDel="007B6ACE" w:rsidRDefault="00953105">
      <w:pPr>
        <w:ind w:left="360"/>
        <w:jc w:val="both"/>
        <w:rPr>
          <w:del w:id="492" w:author="Juan Carlos Martinez Mori" w:date="2015-09-11T18:01:00Z"/>
          <w:rFonts w:ascii="Times New Roman" w:eastAsiaTheme="minorEastAsia" w:hAnsi="Times New Roman" w:cs="Times New Roman"/>
          <w:noProof/>
          <w:rPrChange w:id="493" w:author="Juan Carlos Martinez Mori" w:date="2015-09-11T18:01:00Z">
            <w:rPr>
              <w:del w:id="494" w:author="Juan Carlos Martinez Mori" w:date="2015-09-11T18:01:00Z"/>
              <w:rFonts w:ascii="Times New Roman" w:hAnsi="Times New Roman" w:cs="Times New Roman"/>
            </w:rPr>
          </w:rPrChange>
        </w:rPr>
      </w:pPr>
      <w:del w:id="495" w:author="Juan Carlos Martinez Mori" w:date="2015-09-11T18:00:00Z">
        <w:r w:rsidDel="007B6ACE">
          <w:rPr>
            <w:rFonts w:ascii="Times New Roman" w:hAnsi="Times New Roman" w:cs="Times New Roman"/>
            <w:noProof/>
            <w:rPrChange w:id="496" w:author="Unknown">
              <w:rPr>
                <w:noProof/>
              </w:rPr>
            </w:rPrChange>
          </w:rPr>
          <mc:AlternateContent>
            <mc:Choice Requires="wpg">
              <w:drawing>
                <wp:inline distT="0" distB="0" distL="0" distR="0" wp14:anchorId="76299E3F" wp14:editId="35A8C3D5">
                  <wp:extent cx="3143885" cy="355600"/>
                  <wp:effectExtent l="0" t="0" r="0" b="6350"/>
                  <wp:docPr id="26" name="Group 26"/>
                  <wp:cNvGraphicFramePr/>
                  <a:graphic xmlns:a="http://schemas.openxmlformats.org/drawingml/2006/main">
                    <a:graphicData uri="http://schemas.microsoft.com/office/word/2010/wordprocessingGroup">
                      <wpg:wgp>
                        <wpg:cNvGrpSpPr/>
                        <wpg:grpSpPr>
                          <a:xfrm>
                            <a:off x="0" y="0"/>
                            <a:ext cx="3143885" cy="355600"/>
                            <a:chOff x="0" y="0"/>
                            <a:chExt cx="3144487" cy="355806"/>
                          </a:xfrm>
                        </wpg:grpSpPr>
                        <wps:wsp>
                          <wps:cNvPr id="24" name="Text Box 2"/>
                          <wps:cNvSpPr txBox="1">
                            <a:spLocks noChangeArrowheads="1"/>
                          </wps:cNvSpPr>
                          <wps:spPr bwMode="auto">
                            <a:xfrm>
                              <a:off x="0" y="0"/>
                              <a:ext cx="1005840" cy="355600"/>
                            </a:xfrm>
                            <a:prstGeom prst="rect">
                              <a:avLst/>
                            </a:prstGeom>
                            <a:solidFill>
                              <a:srgbClr val="FFFFFF"/>
                            </a:solidFill>
                            <a:ln w="9525">
                              <a:noFill/>
                              <a:miter lim="800000"/>
                              <a:headEnd/>
                              <a:tailEnd/>
                            </a:ln>
                          </wps:spPr>
                          <wps:txbx>
                            <w:txbxContent>
                              <w:p w14:paraId="62758275" w14:textId="44957412" w:rsidR="00B0021C" w:rsidRDefault="008639F2">
                                <m:oMath>
                                  <m:acc>
                                    <m:accPr>
                                      <m:chr m:val="̅"/>
                                      <m:ctrlPr>
                                        <w:ins w:id="497" w:author="Juan Carlos Martinez Mori" w:date="2015-09-11T13:19:00Z">
                                          <w:rPr>
                                            <w:rFonts w:ascii="Cambria Math" w:hAnsi="Cambria Math"/>
                                            <w:i/>
                                          </w:rPr>
                                        </w:ins>
                                      </m:ctrlPr>
                                    </m:accPr>
                                    <m:e>
                                      <m:r>
                                        <w:ins w:id="498" w:author="Juan Carlos Martinez Mori" w:date="2015-09-11T13:19:00Z">
                                          <w:rPr>
                                            <w:rFonts w:ascii="Cambria Math" w:hAnsi="Cambria Math"/>
                                          </w:rPr>
                                          <m:t>x</m:t>
                                        </w:ins>
                                      </m:r>
                                    </m:e>
                                  </m:acc>
                                  <m:r>
                                    <w:ins w:id="499" w:author="Juan Carlos Martinez Mori" w:date="2015-09-11T13:19:00Z">
                                      <w:rPr>
                                        <w:rFonts w:ascii="Cambria Math" w:hAnsi="Cambria Math"/>
                                      </w:rPr>
                                      <m:t>=</m:t>
                                    </w:ins>
                                  </m:r>
                                  <m:f>
                                    <m:fPr>
                                      <m:ctrlPr>
                                        <w:ins w:id="500" w:author="Juan Carlos Martinez Mori" w:date="2015-09-11T13:19:00Z">
                                          <w:rPr>
                                            <w:rFonts w:ascii="Cambria Math" w:hAnsi="Cambria Math"/>
                                            <w:i/>
                                          </w:rPr>
                                        </w:ins>
                                      </m:ctrlPr>
                                    </m:fPr>
                                    <m:num>
                                      <m:r>
                                        <w:ins w:id="501" w:author="Juan Carlos Martinez Mori" w:date="2015-09-11T13:19:00Z">
                                          <w:rPr>
                                            <w:rFonts w:ascii="Cambria Math" w:hAnsi="Cambria Math"/>
                                          </w:rPr>
                                          <m:t>1</m:t>
                                        </w:ins>
                                      </m:r>
                                    </m:num>
                                    <m:den>
                                      <m:r>
                                        <w:ins w:id="502" w:author="Juan Carlos Martinez Mori" w:date="2015-09-11T13:19:00Z">
                                          <w:rPr>
                                            <w:rFonts w:ascii="Cambria Math" w:hAnsi="Cambria Math"/>
                                          </w:rPr>
                                          <m:t>n</m:t>
                                        </w:ins>
                                      </m:r>
                                    </m:den>
                                  </m:f>
                                  <m:nary>
                                    <m:naryPr>
                                      <m:chr m:val="∑"/>
                                      <m:limLoc m:val="undOvr"/>
                                      <m:ctrlPr>
                                        <w:ins w:id="503" w:author="Juan Carlos Martinez Mori" w:date="2015-09-11T13:19:00Z">
                                          <w:rPr>
                                            <w:rFonts w:ascii="Cambria Math" w:hAnsi="Cambria Math"/>
                                            <w:i/>
                                          </w:rPr>
                                        </w:ins>
                                      </m:ctrlPr>
                                    </m:naryPr>
                                    <m:sub>
                                      <m:r>
                                        <w:ins w:id="504" w:author="Juan Carlos Martinez Mori" w:date="2015-09-11T13:19:00Z">
                                          <w:rPr>
                                            <w:rFonts w:ascii="Cambria Math" w:hAnsi="Cambria Math"/>
                                          </w:rPr>
                                          <m:t>i=1</m:t>
                                        </w:ins>
                                      </m:r>
                                    </m:sub>
                                    <m:sup>
                                      <m:r>
                                        <w:ins w:id="505" w:author="Juan Carlos Martinez Mori" w:date="2015-09-11T13:19:00Z">
                                          <w:rPr>
                                            <w:rFonts w:ascii="Cambria Math" w:hAnsi="Cambria Math"/>
                                          </w:rPr>
                                          <m:t>n</m:t>
                                        </w:ins>
                                      </m:r>
                                    </m:sup>
                                    <m:e>
                                      <m:sSub>
                                        <m:sSubPr>
                                          <m:ctrlPr>
                                            <w:ins w:id="506" w:author="Juan Carlos Martinez Mori" w:date="2015-09-11T13:19:00Z">
                                              <w:rPr>
                                                <w:rFonts w:ascii="Cambria Math" w:hAnsi="Cambria Math"/>
                                                <w:i/>
                                              </w:rPr>
                                            </w:ins>
                                          </m:ctrlPr>
                                        </m:sSubPr>
                                        <m:e>
                                          <m:r>
                                            <w:ins w:id="507" w:author="Juan Carlos Martinez Mori" w:date="2015-09-11T13:19:00Z">
                                              <w:rPr>
                                                <w:rFonts w:ascii="Cambria Math" w:hAnsi="Cambria Math"/>
                                              </w:rPr>
                                              <m:t>x</m:t>
                                            </w:ins>
                                          </m:r>
                                        </m:e>
                                        <m:sub>
                                          <m:r>
                                            <w:ins w:id="508" w:author="Juan Carlos Martinez Mori" w:date="2015-09-11T13:19:00Z">
                                              <w:rPr>
                                                <w:rFonts w:ascii="Cambria Math" w:hAnsi="Cambria Math"/>
                                              </w:rPr>
                                              <m:t>i</m:t>
                                            </w:ins>
                                          </m:r>
                                        </m:sub>
                                      </m:sSub>
                                    </m:e>
                                  </m:nary>
                                </m:oMath>
                                <w:ins w:id="509" w:author="Juan Carlos Martinez Mori" w:date="2015-09-11T13:19:00Z">
                                  <w:r w:rsidR="00B0021C">
                                    <w:rPr>
                                      <w:rFonts w:eastAsiaTheme="minorEastAsia"/>
                                    </w:rPr>
                                    <w:t xml:space="preserve"> </w:t>
                                  </w:r>
                                </w:ins>
                                <w:ins w:id="510" w:author="Juan Carlos Martinez Mori" w:date="2015-09-11T13:21:00Z">
                                  <w:r w:rsidR="00B0021C">
                                    <w:rPr>
                                      <w:rFonts w:eastAsiaTheme="minorEastAsia"/>
                                    </w:rPr>
                                    <w:t xml:space="preserve">   </w:t>
                                  </w:r>
                                  <w:r w:rsidR="00B0021C">
                                    <w:rPr>
                                      <w:rFonts w:eastAsiaTheme="minorEastAsia"/>
                                    </w:rPr>
                                    <w:br/>
                                    <w:t xml:space="preserve">  </w:t>
                                  </w:r>
                                  <w:r w:rsidR="00B0021C">
                                    <w:rPr>
                                      <w:rFonts w:eastAsiaTheme="minorEastAsia"/>
                                    </w:rPr>
                                    <w:tab/>
                                  </w:r>
                                </w:ins>
                              </w:p>
                            </w:txbxContent>
                          </wps:txbx>
                          <wps:bodyPr rot="0" vert="horz" wrap="square" lIns="91440" tIns="45720" rIns="91440" bIns="45720" anchor="t" anchorCtr="0">
                            <a:noAutofit/>
                          </wps:bodyPr>
                        </wps:wsp>
                        <wps:wsp>
                          <wps:cNvPr id="25" name="Text Box 2"/>
                          <wps:cNvSpPr txBox="1">
                            <a:spLocks noChangeArrowheads="1"/>
                          </wps:cNvSpPr>
                          <wps:spPr bwMode="auto">
                            <a:xfrm>
                              <a:off x="1125822" y="5286"/>
                              <a:ext cx="2018665" cy="350520"/>
                            </a:xfrm>
                            <a:prstGeom prst="rect">
                              <a:avLst/>
                            </a:prstGeom>
                            <a:solidFill>
                              <a:srgbClr val="FFFFFF"/>
                            </a:solidFill>
                            <a:ln w="9525">
                              <a:noFill/>
                              <a:miter lim="800000"/>
                              <a:headEnd/>
                              <a:tailEnd/>
                            </a:ln>
                          </wps:spPr>
                          <wps:txbx>
                            <w:txbxContent>
                              <w:p w14:paraId="07DAF060" w14:textId="39A6FEB6" w:rsidR="00B0021C" w:rsidRPr="00953105" w:rsidRDefault="00B0021C">
                                <w:pPr>
                                  <w:rPr>
                                    <w:rFonts w:eastAsiaTheme="minorEastAsia"/>
                                    <w:sz w:val="16"/>
                                    <w:szCs w:val="16"/>
                                    <w:rPrChange w:id="511" w:author="Juan Carlos Martinez Mori" w:date="2015-09-11T13:37:00Z">
                                      <w:rPr/>
                                    </w:rPrChange>
                                  </w:rPr>
                                </w:pPr>
                                <m:oMathPara>
                                  <m:oMathParaPr>
                                    <m:jc m:val="left"/>
                                  </m:oMathParaPr>
                                  <m:oMath>
                                    <m:r>
                                      <w:ins w:id="512" w:author="Juan Carlos Martinez Mori" w:date="2015-09-11T13:23:00Z">
                                        <w:rPr>
                                          <w:rFonts w:ascii="Cambria Math" w:hAnsi="Cambria Math"/>
                                          <w:sz w:val="16"/>
                                          <w:szCs w:val="16"/>
                                          <w:rPrChange w:id="513" w:author="Juan Carlos Martinez Mori" w:date="2015-09-11T13:24:00Z">
                                            <w:rPr>
                                              <w:rFonts w:ascii="Cambria Math" w:hAnsi="Cambria Math"/>
                                            </w:rPr>
                                          </w:rPrChange>
                                        </w:rPr>
                                        <m:t>n=Number of time intervals</m:t>
                                      </w:ins>
                                    </m:r>
                                    <m:r>
                                      <w:ins w:id="514" w:author="Juan Carlos Martinez Mori" w:date="2015-09-11T13:23:00Z">
                                        <m:rPr>
                                          <m:sty m:val="p"/>
                                        </m:rPr>
                                        <w:rPr>
                                          <w:rFonts w:eastAsiaTheme="minorEastAsia"/>
                                          <w:sz w:val="16"/>
                                          <w:szCs w:val="16"/>
                                          <w:rPrChange w:id="515" w:author="Juan Carlos Martinez Mori" w:date="2015-09-11T13:37:00Z">
                                            <w:rPr>
                                              <w:rFonts w:eastAsiaTheme="minorEastAsia"/>
                                            </w:rPr>
                                          </w:rPrChange>
                                        </w:rPr>
                                        <w:br/>
                                      </w:ins>
                                    </m:r>
                                  </m:oMath>
                                  <m:oMath>
                                    <m:sSub>
                                      <m:sSubPr>
                                        <m:ctrlPr>
                                          <w:ins w:id="516" w:author="Juan Carlos Martinez Mori" w:date="2015-09-11T13:23:00Z">
                                            <w:rPr>
                                              <w:rFonts w:ascii="Cambria Math" w:eastAsiaTheme="minorEastAsia" w:hAnsi="Cambria Math"/>
                                              <w:i/>
                                              <w:sz w:val="16"/>
                                              <w:szCs w:val="16"/>
                                            </w:rPr>
                                          </w:ins>
                                        </m:ctrlPr>
                                      </m:sSubPr>
                                      <m:e>
                                        <m:r>
                                          <w:ins w:id="517" w:author="Juan Carlos Martinez Mori" w:date="2015-09-11T13:23:00Z">
                                            <w:rPr>
                                              <w:rFonts w:ascii="Cambria Math" w:eastAsiaTheme="minorEastAsia" w:hAnsi="Cambria Math" w:hint="eastAsia"/>
                                              <w:sz w:val="16"/>
                                              <w:szCs w:val="16"/>
                                              <w:rPrChange w:id="518" w:author="Juan Carlos Martinez Mori" w:date="2015-09-11T13:24:00Z">
                                                <w:rPr>
                                                  <w:rFonts w:ascii="Cambria Math" w:eastAsiaTheme="minorEastAsia" w:hAnsi="Cambria Math" w:hint="eastAsia"/>
                                                </w:rPr>
                                              </w:rPrChange>
                                            </w:rPr>
                                            <m:t>x</m:t>
                                          </w:ins>
                                        </m:r>
                                      </m:e>
                                      <m:sub>
                                        <m:r>
                                          <w:ins w:id="519" w:author="Juan Carlos Martinez Mori" w:date="2015-09-11T13:23:00Z">
                                            <w:rPr>
                                              <w:rFonts w:ascii="Cambria Math" w:eastAsiaTheme="minorEastAsia" w:hAnsi="Cambria Math" w:hint="eastAsia"/>
                                              <w:sz w:val="16"/>
                                              <w:szCs w:val="16"/>
                                              <w:rPrChange w:id="520" w:author="Juan Carlos Martinez Mori" w:date="2015-09-11T13:24:00Z">
                                                <w:rPr>
                                                  <w:rFonts w:ascii="Cambria Math" w:eastAsiaTheme="minorEastAsia" w:hAnsi="Cambria Math" w:hint="eastAsia"/>
                                                </w:rPr>
                                              </w:rPrChange>
                                            </w:rPr>
                                            <m:t>i</m:t>
                                          </w:ins>
                                        </m:r>
                                      </m:sub>
                                    </m:sSub>
                                    <m:r>
                                      <w:ins w:id="521" w:author="Juan Carlos Martinez Mori" w:date="2015-09-11T13:23:00Z">
                                        <w:rPr>
                                          <w:rFonts w:ascii="Cambria Math" w:eastAsiaTheme="minorEastAsia" w:hAnsi="Cambria Math" w:hint="eastAsia"/>
                                          <w:sz w:val="16"/>
                                          <w:szCs w:val="16"/>
                                          <w:rPrChange w:id="522" w:author="Juan Carlos Martinez Mori" w:date="2015-09-11T13:24:00Z">
                                            <w:rPr>
                                              <w:rFonts w:ascii="Cambria Math" w:eastAsiaTheme="minorEastAsia" w:hAnsi="Cambria Math" w:hint="eastAsia"/>
                                            </w:rPr>
                                          </w:rPrChange>
                                        </w:rPr>
                                        <m:t>=Sensor reaeding at time interval i</m:t>
                                      </w:ins>
                                    </m:r>
                                  </m:oMath>
                                </m:oMathPara>
                              </w:p>
                            </w:txbxContent>
                          </wps:txbx>
                          <wps:bodyPr rot="0" vert="horz" wrap="square" lIns="91440" tIns="45720" rIns="91440" bIns="45720" anchor="t" anchorCtr="0">
                            <a:noAutofit/>
                          </wps:bodyPr>
                        </wps:wsp>
                      </wpg:wgp>
                    </a:graphicData>
                  </a:graphic>
                </wp:inline>
              </w:drawing>
            </mc:Choice>
            <mc:Fallback xmlns:mv="urn:schemas-microsoft-com:mac:vml" xmlns:mo="http://schemas.microsoft.com/office/mac/office/2008/main">
              <w:pict>
                <v:group w14:anchorId="76299E3F" id="Group_x0020_26" o:spid="_x0000_s1048" style="width:247.55pt;height:28pt;mso-position-horizontal-relative:char;mso-position-vertical-relative:line" coordsize="3144487,3558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">
                  <v:shape id="_x0000_s1049" type="#_x0000_t202" style="position:absolute;width:1005840;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NjfDxAAA&#10;ANsAAAAPAAAAZHJzL2Rvd25yZXYueG1sRI/dasJAFITvC77DcoTeFN0oqT/RTWgLFm+jPsAxe0yC&#10;2bMhuzXJ23eFQi+HmfmG2WeDacSDOldbVrCYRyCIC6trLhVczofZBoTzyBoby6RgJAdZOnnZY6Jt&#10;zzk9Tr4UAcIuQQWV920ipSsqMujmtiUO3s12Bn2QXSl1h32Am0Yuo2glDdYcFips6aui4n76MQpu&#10;x/7tfdtfv/1lncerT6zXVzsq9TodPnYgPA3+P/zXPmoFyxieX8IPkO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DY3w8QAAADbAAAADwAAAAAAAAAAAAAAAACXAgAAZHJzL2Rv&#10;d25yZXYueG1sUEsFBgAAAAAEAAQA9QAAAIgDAAAAAA==&#10;" stroked="f">
                    <v:textbox>
                      <w:txbxContent>
                        <w:p w14:paraId="62758275" w14:textId="44957412" w:rsidR="00B0021C" w:rsidRDefault="0007502C">
                          <m:oMath>
                            <m:acc>
                              <m:accPr>
                                <m:chr m:val="̅"/>
                                <m:ctrlPr>
                                  <w:ins w:id="534" w:author="Juan Carlos Martinez Mori" w:date="2015-09-11T13:19:00Z">
                                    <w:rPr>
                                      <w:rFonts w:ascii="Cambria Math" w:hAnsi="Cambria Math"/>
                                      <w:i/>
                                    </w:rPr>
                                  </w:ins>
                                </m:ctrlPr>
                              </m:accPr>
                              <m:e>
                                <w:ins w:id="535" w:author="Juan Carlos Martinez Mori" w:date="2015-09-11T13:19:00Z">
                                  <m:r>
                                    <w:rPr>
                                      <w:rFonts w:ascii="Cambria Math" w:hAnsi="Cambria Math"/>
                                    </w:rPr>
                                    <m:t>x</m:t>
                                  </m:r>
                                </w:ins>
                              </m:e>
                            </m:acc>
                            <w:ins w:id="536" w:author="Juan Carlos Martinez Mori" w:date="2015-09-11T13:19:00Z">
                              <m:r>
                                <w:rPr>
                                  <w:rFonts w:ascii="Cambria Math" w:hAnsi="Cambria Math"/>
                                </w:rPr>
                                <m:t>=</m:t>
                              </m:r>
                            </w:ins>
                            <m:f>
                              <m:fPr>
                                <m:ctrlPr>
                                  <w:ins w:id="537" w:author="Juan Carlos Martinez Mori" w:date="2015-09-11T13:19:00Z">
                                    <w:rPr>
                                      <w:rFonts w:ascii="Cambria Math" w:hAnsi="Cambria Math"/>
                                      <w:i/>
                                    </w:rPr>
                                  </w:ins>
                                </m:ctrlPr>
                              </m:fPr>
                              <m:num>
                                <w:ins w:id="538" w:author="Juan Carlos Martinez Mori" w:date="2015-09-11T13:19:00Z">
                                  <m:r>
                                    <w:rPr>
                                      <w:rFonts w:ascii="Cambria Math" w:hAnsi="Cambria Math"/>
                                    </w:rPr>
                                    <m:t>1</m:t>
                                  </m:r>
                                </w:ins>
                              </m:num>
                              <m:den>
                                <w:ins w:id="539" w:author="Juan Carlos Martinez Mori" w:date="2015-09-11T13:19:00Z">
                                  <m:r>
                                    <w:rPr>
                                      <w:rFonts w:ascii="Cambria Math" w:hAnsi="Cambria Math"/>
                                    </w:rPr>
                                    <m:t>n</m:t>
                                  </m:r>
                                </w:ins>
                              </m:den>
                            </m:f>
                            <m:nary>
                              <m:naryPr>
                                <m:chr m:val="∑"/>
                                <m:limLoc m:val="undOvr"/>
                                <m:ctrlPr>
                                  <w:ins w:id="540" w:author="Juan Carlos Martinez Mori" w:date="2015-09-11T13:19:00Z">
                                    <w:rPr>
                                      <w:rFonts w:ascii="Cambria Math" w:hAnsi="Cambria Math"/>
                                      <w:i/>
                                    </w:rPr>
                                  </w:ins>
                                </m:ctrlPr>
                              </m:naryPr>
                              <m:sub>
                                <w:ins w:id="541" w:author="Juan Carlos Martinez Mori" w:date="2015-09-11T13:19:00Z">
                                  <m:r>
                                    <w:rPr>
                                      <w:rFonts w:ascii="Cambria Math" w:hAnsi="Cambria Math"/>
                                    </w:rPr>
                                    <m:t>i=1</m:t>
                                  </m:r>
                                </w:ins>
                              </m:sub>
                              <m:sup>
                                <w:ins w:id="542" w:author="Juan Carlos Martinez Mori" w:date="2015-09-11T13:19:00Z">
                                  <m:r>
                                    <w:rPr>
                                      <w:rFonts w:ascii="Cambria Math" w:hAnsi="Cambria Math"/>
                                    </w:rPr>
                                    <m:t>n</m:t>
                                  </m:r>
                                </w:ins>
                              </m:sup>
                              <m:e>
                                <m:sSub>
                                  <m:sSubPr>
                                    <m:ctrlPr>
                                      <w:ins w:id="543" w:author="Juan Carlos Martinez Mori" w:date="2015-09-11T13:19:00Z">
                                        <w:rPr>
                                          <w:rFonts w:ascii="Cambria Math" w:hAnsi="Cambria Math"/>
                                          <w:i/>
                                        </w:rPr>
                                      </w:ins>
                                    </m:ctrlPr>
                                  </m:sSubPr>
                                  <m:e>
                                    <w:ins w:id="544" w:author="Juan Carlos Martinez Mori" w:date="2015-09-11T13:19:00Z">
                                      <m:r>
                                        <w:rPr>
                                          <w:rFonts w:ascii="Cambria Math" w:hAnsi="Cambria Math"/>
                                        </w:rPr>
                                        <m:t>x</m:t>
                                      </m:r>
                                    </w:ins>
                                  </m:e>
                                  <m:sub>
                                    <w:ins w:id="545" w:author="Juan Carlos Martinez Mori" w:date="2015-09-11T13:19:00Z">
                                      <m:r>
                                        <w:rPr>
                                          <w:rFonts w:ascii="Cambria Math" w:hAnsi="Cambria Math"/>
                                        </w:rPr>
                                        <m:t>i</m:t>
                                      </m:r>
                                    </w:ins>
                                  </m:sub>
                                </m:sSub>
                              </m:e>
                            </m:nary>
                          </m:oMath>
                          <w:ins w:id="546" w:author="Juan Carlos Martinez Mori" w:date="2015-09-11T13:19:00Z">
                            <w:r w:rsidR="00B0021C">
                              <w:rPr>
                                <w:rFonts w:eastAsiaTheme="minorEastAsia"/>
                              </w:rPr>
                              <w:t xml:space="preserve"> </w:t>
                            </w:r>
                          </w:ins>
                          <w:ins w:id="547" w:author="Juan Carlos Martinez Mori" w:date="2015-09-11T13:21:00Z">
                            <w:r w:rsidR="00B0021C">
                              <w:rPr>
                                <w:rFonts w:eastAsiaTheme="minorEastAsia"/>
                              </w:rPr>
                              <w:t xml:space="preserve">   </w:t>
                            </w:r>
                            <w:r w:rsidR="00B0021C">
                              <w:rPr>
                                <w:rFonts w:eastAsiaTheme="minorEastAsia"/>
                              </w:rPr>
                              <w:br/>
                              <w:t xml:space="preserve">  </w:t>
                            </w:r>
                            <w:r w:rsidR="00B0021C">
                              <w:rPr>
                                <w:rFonts w:eastAsiaTheme="minorEastAsia"/>
                              </w:rPr>
                              <w:tab/>
                            </w:r>
                          </w:ins>
                        </w:p>
                      </w:txbxContent>
                    </v:textbox>
                  </v:shape>
                  <v:shape id="_x0000_s1050" type="#_x0000_t202" style="position:absolute;left:1125822;top:5286;width:20186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epJYwwAA&#10;ANsAAAAPAAAAZHJzL2Rvd25yZXYueG1sRI/dasJAFITvC77DcoTeFN0o9S+6CbbQktuoD3DMHpNg&#10;9mzIriZ5+26h0MthZr5hDulgGvGkztWWFSzmEQjiwuqaSwWX89dsC8J5ZI2NZVIwkoM0mbwcMNa2&#10;55yeJ1+KAGEXo4LK+zaW0hUVGXRz2xIH72Y7gz7IrpS6wz7ATSOXUbSWBmsOCxW29FlRcT89jIJb&#10;1r+tdv312182+fv6A+vN1Y5KvU6H4x6Ep8H/h//amVawXMH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epJYwwAAANsAAAAPAAAAAAAAAAAAAAAAAJcCAABkcnMvZG93&#10;bnJldi54bWxQSwUGAAAAAAQABAD1AAAAhwMAAAAA&#10;" stroked="f">
                    <v:textbox>
                      <w:txbxContent>
                        <w:p w14:paraId="07DAF060" w14:textId="39A6FEB6" w:rsidR="00B0021C" w:rsidRPr="00953105" w:rsidRDefault="00B0021C">
                          <w:pPr>
                            <w:rPr>
                              <w:rFonts w:eastAsiaTheme="minorEastAsia"/>
                              <w:sz w:val="16"/>
                              <w:szCs w:val="16"/>
                              <w:rPrChange w:id="548" w:author="Juan Carlos Martinez Mori" w:date="2015-09-11T13:37:00Z">
                                <w:rPr/>
                              </w:rPrChange>
                            </w:rPr>
                          </w:pPr>
                          <w:ins w:id="549" w:author="Juan Carlos Martinez Mori" w:date="2015-09-11T13:23:00Z">
                            <m:oMathPara>
                              <m:oMathParaPr>
                                <m:jc m:val="left"/>
                              </m:oMathParaPr>
                              <m:oMath>
                                <m:r>
                                  <w:rPr>
                                    <w:rFonts w:ascii="Cambria Math" w:hAnsi="Cambria Math"/>
                                    <w:sz w:val="16"/>
                                    <w:szCs w:val="16"/>
                                    <w:rPrChange w:id="550" w:author="Juan Carlos Martinez Mori" w:date="2015-09-11T13:24:00Z">
                                      <w:rPr>
                                        <w:rFonts w:ascii="Cambria Math" w:hAnsi="Cambria Math"/>
                                      </w:rPr>
                                    </w:rPrChange>
                                  </w:rPr>
                                  <m:t>n=Number of time intervals</m:t>
                                </m:r>
                                <m:r>
                                  <m:rPr>
                                    <m:sty m:val="p"/>
                                  </m:rPr>
                                  <w:rPr>
                                    <w:rFonts w:eastAsiaTheme="minorEastAsia"/>
                                    <w:sz w:val="16"/>
                                    <w:szCs w:val="16"/>
                                    <w:rPrChange w:id="551" w:author="Juan Carlos Martinez Mori" w:date="2015-09-11T13:37:00Z">
                                      <w:rPr>
                                        <w:rFonts w:eastAsiaTheme="minorEastAsia"/>
                                      </w:rPr>
                                    </w:rPrChange>
                                  </w:rPr>
                                  <w:br/>
                                </m:r>
                              </m:oMath>
                              <m:oMath>
                                <m:sSub>
                                  <m:sSubPr>
                                    <m:ctrlPr>
                                      <w:rPr>
                                        <w:rFonts w:ascii="Cambria Math" w:eastAsiaTheme="minorEastAsia" w:hAnsi="Cambria Math"/>
                                        <w:i/>
                                        <w:sz w:val="16"/>
                                        <w:szCs w:val="16"/>
                                      </w:rPr>
                                    </m:ctrlPr>
                                  </m:sSubPr>
                                  <m:e>
                                    <m:r>
                                      <w:rPr>
                                        <w:rFonts w:ascii="Cambria Math" w:eastAsiaTheme="minorEastAsia" w:hAnsi="Cambria Math" w:hint="eastAsia"/>
                                        <w:sz w:val="16"/>
                                        <w:szCs w:val="16"/>
                                        <w:rPrChange w:id="552" w:author="Juan Carlos Martinez Mori" w:date="2015-09-11T13:24:00Z">
                                          <w:rPr>
                                            <w:rFonts w:ascii="Cambria Math" w:eastAsiaTheme="minorEastAsia" w:hAnsi="Cambria Math" w:hint="eastAsia"/>
                                          </w:rPr>
                                        </w:rPrChange>
                                      </w:rPr>
                                      <m:t>x</m:t>
                                    </m:r>
                                  </m:e>
                                  <m:sub>
                                    <m:r>
                                      <w:rPr>
                                        <w:rFonts w:ascii="Cambria Math" w:eastAsiaTheme="minorEastAsia" w:hAnsi="Cambria Math" w:hint="eastAsia"/>
                                        <w:sz w:val="16"/>
                                        <w:szCs w:val="16"/>
                                        <w:rPrChange w:id="553" w:author="Juan Carlos Martinez Mori" w:date="2015-09-11T13:24:00Z">
                                          <w:rPr>
                                            <w:rFonts w:ascii="Cambria Math" w:eastAsiaTheme="minorEastAsia" w:hAnsi="Cambria Math" w:hint="eastAsia"/>
                                          </w:rPr>
                                        </w:rPrChange>
                                      </w:rPr>
                                      <m:t>i</m:t>
                                    </m:r>
                                  </m:sub>
                                </m:sSub>
                                <m:r>
                                  <w:rPr>
                                    <w:rFonts w:ascii="Cambria Math" w:eastAsiaTheme="minorEastAsia" w:hAnsi="Cambria Math" w:hint="eastAsia"/>
                                    <w:sz w:val="16"/>
                                    <w:szCs w:val="16"/>
                                    <w:rPrChange w:id="554" w:author="Juan Carlos Martinez Mori" w:date="2015-09-11T13:24:00Z">
                                      <w:rPr>
                                        <w:rFonts w:ascii="Cambria Math" w:eastAsiaTheme="minorEastAsia" w:hAnsi="Cambria Math" w:hint="eastAsia"/>
                                      </w:rPr>
                                    </w:rPrChange>
                                  </w:rPr>
                                  <m:t>=Sensor reaeding at time interval i</m:t>
                                </m:r>
                              </m:oMath>
                            </m:oMathPara>
                          </w:ins>
                        </w:p>
                      </w:txbxContent>
                    </v:textbox>
                  </v:shape>
                  <w10:anchorlock/>
                </v:group>
              </w:pict>
            </mc:Fallback>
          </mc:AlternateContent>
        </w:r>
      </w:del>
      <w:del w:id="523" w:author="Juan Carlos Martinez Mori" w:date="2015-09-11T19:49:00Z">
        <w:r w:rsidR="00635FC0" w:rsidDel="00B63E6D">
          <w:rPr>
            <w:rFonts w:ascii="Times New Roman" w:hAnsi="Times New Roman" w:cs="Times New Roman"/>
          </w:rPr>
          <w:delText>The arithmetic mean of data (speed or count) was</w:delText>
        </w:r>
        <w:r w:rsidR="004158DF" w:rsidDel="00B63E6D">
          <w:rPr>
            <w:rFonts w:ascii="Times New Roman" w:hAnsi="Times New Roman" w:cs="Times New Roman"/>
          </w:rPr>
          <w:delText xml:space="preserve"> determined for continuous user specified time intervals. The next equation was followed:</w:delText>
        </w:r>
      </w:del>
    </w:p>
    <w:p w14:paraId="6D611D2F" w14:textId="20466D80" w:rsidR="00884DBD" w:rsidRDefault="00884DBD">
      <w:pPr>
        <w:ind w:left="360"/>
        <w:jc w:val="both"/>
        <w:rPr>
          <w:rFonts w:ascii="Times New Roman" w:hAnsi="Times New Roman" w:cs="Times New Roman"/>
        </w:rPr>
        <w:pPrChange w:id="524" w:author="Juan Carlos Martinez Mori" w:date="2015-09-11T19:49:00Z">
          <w:pPr>
            <w:ind w:left="360"/>
            <w:jc w:val="center"/>
          </w:pPr>
        </w:pPrChange>
      </w:pPr>
      <w:commentRangeStart w:id="525"/>
      <w:del w:id="526" w:author="Juan Carlos Martinez Mori" w:date="2015-09-11T13:28:00Z">
        <w:r w:rsidDel="005B213A">
          <w:rPr>
            <w:noProof/>
          </w:rPr>
          <w:drawing>
            <wp:inline distT="0" distB="0" distL="0" distR="0" wp14:anchorId="65A5CC06" wp14:editId="3F49204B">
              <wp:extent cx="3606586" cy="71388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201" t="44214" r="34347" b="44014"/>
                      <a:stretch/>
                    </pic:blipFill>
                    <pic:spPr bwMode="auto">
                      <a:xfrm>
                        <a:off x="0" y="0"/>
                        <a:ext cx="3774657" cy="74715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del>
      <w:commentRangeEnd w:id="525"/>
      <w:r w:rsidR="00A06C40">
        <w:rPr>
          <w:rStyle w:val="CommentReference"/>
        </w:rPr>
        <w:commentReference w:id="525"/>
      </w:r>
    </w:p>
    <w:p w14:paraId="41A983CB" w14:textId="480878E8" w:rsidR="00EF3CAD" w:rsidRDefault="00EF3CAD" w:rsidP="00EF3CAD">
      <w:pPr>
        <w:ind w:left="360"/>
        <w:jc w:val="both"/>
        <w:rPr>
          <w:rFonts w:ascii="Times New Roman" w:hAnsi="Times New Roman" w:cs="Times New Roman"/>
          <w:b/>
        </w:rPr>
      </w:pPr>
      <w:r>
        <w:rPr>
          <w:rFonts w:ascii="Times New Roman" w:hAnsi="Times New Roman" w:cs="Times New Roman"/>
          <w:b/>
        </w:rPr>
        <w:t>Percent Missing</w:t>
      </w:r>
    </w:p>
    <w:p w14:paraId="1F31D5FE" w14:textId="512DDE2A" w:rsidR="00635FC0" w:rsidDel="00C65CBA" w:rsidRDefault="00635FC0" w:rsidP="00EF3CAD">
      <w:pPr>
        <w:ind w:left="360"/>
        <w:jc w:val="both"/>
        <w:rPr>
          <w:ins w:id="527" w:author="Juan Carlos Martinez Mori" w:date="2015-09-11T13:29:00Z"/>
          <w:del w:id="528" w:author="Juan Carlos Martinez Mori" w:date="2015-09-12T08:57:00Z"/>
          <w:rFonts w:ascii="Times New Roman" w:hAnsi="Times New Roman" w:cs="Times New Roman"/>
        </w:rPr>
      </w:pPr>
      <w:r>
        <w:rPr>
          <w:rFonts w:ascii="Times New Roman" w:hAnsi="Times New Roman" w:cs="Times New Roman"/>
        </w:rPr>
        <w:t xml:space="preserve">The percent of missing data (speed or count) was determined for </w:t>
      </w:r>
      <w:del w:id="529" w:author="Juan Carlos Martinez Mori" w:date="2015-09-12T08:59:00Z">
        <w:r w:rsidDel="00611F52">
          <w:rPr>
            <w:rFonts w:ascii="Times New Roman" w:hAnsi="Times New Roman" w:cs="Times New Roman"/>
          </w:rPr>
          <w:delText xml:space="preserve">continuous </w:delText>
        </w:r>
      </w:del>
      <w:r>
        <w:rPr>
          <w:rFonts w:ascii="Times New Roman" w:hAnsi="Times New Roman" w:cs="Times New Roman"/>
        </w:rPr>
        <w:t>user specified</w:t>
      </w:r>
      <w:ins w:id="530" w:author="Juan Carlos Martinez Mori" w:date="2015-09-12T08:59:00Z">
        <w:r w:rsidR="00611F52">
          <w:rPr>
            <w:rFonts w:ascii="Times New Roman" w:hAnsi="Times New Roman" w:cs="Times New Roman"/>
          </w:rPr>
          <w:t xml:space="preserve"> sensors and</w:t>
        </w:r>
      </w:ins>
      <w:r>
        <w:rPr>
          <w:rFonts w:ascii="Times New Roman" w:hAnsi="Times New Roman" w:cs="Times New Roman"/>
        </w:rPr>
        <w:t xml:space="preserve"> time intervals. The next equation </w:t>
      </w:r>
      <w:ins w:id="531" w:author="Juan Carlos Martinez Mori" w:date="2015-09-11T20:25:00Z">
        <w:r w:rsidR="00213F72">
          <w:rPr>
            <w:rFonts w:ascii="Times New Roman" w:hAnsi="Times New Roman" w:cs="Times New Roman"/>
          </w:rPr>
          <w:t>w</w:t>
        </w:r>
      </w:ins>
      <w:r>
        <w:rPr>
          <w:rFonts w:ascii="Times New Roman" w:hAnsi="Times New Roman" w:cs="Times New Roman"/>
        </w:rPr>
        <w:t>as followed:</w:t>
      </w:r>
    </w:p>
    <w:p w14:paraId="11509F2C" w14:textId="58C4C712" w:rsidR="00953105" w:rsidRDefault="00B63E6D">
      <w:pPr>
        <w:ind w:left="360"/>
        <w:jc w:val="both"/>
        <w:rPr>
          <w:ins w:id="532" w:author="Juan Carlos Martinez Mori" w:date="2015-09-11T19:54:00Z"/>
          <w:rFonts w:ascii="Times New Roman" w:hAnsi="Times New Roman" w:cs="Times New Roman"/>
        </w:rPr>
      </w:pPr>
      <w:ins w:id="533" w:author="Juan Carlos Martinez Mori" w:date="2015-09-11T13:29:00Z">
        <w:del w:id="534" w:author="Juan Carlos Martinez Mori" w:date="2015-09-12T08:57:00Z">
          <w:r w:rsidDel="00C65CBA">
            <w:rPr>
              <w:rFonts w:ascii="Times New Roman" w:hAnsi="Times New Roman" w:cs="Times New Roman"/>
              <w:noProof/>
              <w:rPrChange w:id="535" w:author="Unknown">
                <w:rPr>
                  <w:noProof/>
                </w:rPr>
              </w:rPrChange>
            </w:rPr>
            <mc:AlternateContent>
              <mc:Choice Requires="wps">
                <w:drawing>
                  <wp:anchor distT="0" distB="0" distL="114300" distR="114300" simplePos="0" relativeHeight="251655680" behindDoc="0" locked="0" layoutInCell="1" allowOverlap="1" wp14:anchorId="32414FDF" wp14:editId="1015F175">
                    <wp:simplePos x="0" y="0"/>
                    <wp:positionH relativeFrom="column">
                      <wp:posOffset>1466850</wp:posOffset>
                    </wp:positionH>
                    <wp:positionV relativeFrom="paragraph">
                      <wp:posOffset>3175</wp:posOffset>
                    </wp:positionV>
                    <wp:extent cx="3195955" cy="371475"/>
                    <wp:effectExtent l="0" t="0" r="4445"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371475"/>
                            </a:xfrm>
                            <a:prstGeom prst="rect">
                              <a:avLst/>
                            </a:prstGeom>
                            <a:solidFill>
                              <a:srgbClr val="FFFFFF"/>
                            </a:solidFill>
                            <a:ln w="9525">
                              <a:noFill/>
                              <a:miter lim="800000"/>
                              <a:headEnd/>
                              <a:tailEnd/>
                            </a:ln>
                          </wps:spPr>
                          <wps:txbx>
                            <w:txbxContent>
                              <w:p w14:paraId="34DCC8E8" w14:textId="77777777" w:rsidR="00B0021C" w:rsidRDefault="00B0021C" w:rsidP="00C65CBA">
                                <w:pPr>
                                  <w:jc w:val="center"/>
                                  <w:rPr>
                                    <w:ins w:id="536" w:author="Juan Carlos Martinez Mori" w:date="2015-09-12T08:57:00Z"/>
                                  </w:rPr>
                                </w:pPr>
                                <m:oMath>
                                  <m:r>
                                    <w:ins w:id="537" w:author="Juan Carlos Martinez Mori" w:date="2015-09-12T08:57:00Z">
                                      <w:rPr>
                                        <w:rFonts w:ascii="Cambria Math" w:eastAsiaTheme="minorEastAsia" w:hAnsi="Cambria Math"/>
                                      </w:rPr>
                                      <m:t>Percent missing=</m:t>
                                    </w:ins>
                                  </m:r>
                                  <m:f>
                                    <m:fPr>
                                      <m:ctrlPr>
                                        <w:ins w:id="538" w:author="Juan Carlos Martinez Mori" w:date="2015-09-12T08:57:00Z">
                                          <w:rPr>
                                            <w:rFonts w:ascii="Cambria Math" w:eastAsiaTheme="minorEastAsia" w:hAnsi="Cambria Math"/>
                                            <w:i/>
                                          </w:rPr>
                                        </w:ins>
                                      </m:ctrlPr>
                                    </m:fPr>
                                    <m:num>
                                      <m:r>
                                        <w:ins w:id="539" w:author="Juan Carlos Martinez Mori" w:date="2015-09-12T08:57:00Z">
                                          <w:rPr>
                                            <w:rFonts w:ascii="Cambria Math" w:eastAsiaTheme="minorEastAsia" w:hAnsi="Cambria Math"/>
                                          </w:rPr>
                                          <m:t>No.  of missed readings</m:t>
                                        </w:ins>
                                      </m:r>
                                    </m:num>
                                    <m:den>
                                      <m:r>
                                        <w:ins w:id="540" w:author="Juan Carlos Martinez Mori" w:date="2015-09-12T08:57:00Z">
                                          <w:rPr>
                                            <w:rFonts w:ascii="Cambria Math" w:eastAsiaTheme="minorEastAsia" w:hAnsi="Cambria Math"/>
                                          </w:rPr>
                                          <m:t>No.  of time intervals</m:t>
                                        </w:ins>
                                      </m:r>
                                    </m:den>
                                  </m:f>
                                  <m:r>
                                    <w:ins w:id="541" w:author="Juan Carlos Martinez Mori" w:date="2015-09-12T08:57:00Z">
                                      <w:rPr>
                                        <w:rFonts w:ascii="Cambria Math" w:eastAsiaTheme="minorEastAsia" w:hAnsi="Cambria Math"/>
                                      </w:rPr>
                                      <m:t>*100</m:t>
                                    </w:ins>
                                  </m:r>
                                </m:oMath>
                                <w:ins w:id="542" w:author="Juan Carlos Martinez Mori" w:date="2015-09-12T08:57:00Z">
                                  <w:r>
                                    <w:rPr>
                                      <w:rFonts w:eastAsiaTheme="minorEastAsia"/>
                                    </w:rPr>
                                    <w:t xml:space="preserve">    </w:t>
                                  </w:r>
                                  <w:r>
                                    <w:rPr>
                                      <w:rFonts w:eastAsiaTheme="minorEastAsia"/>
                                    </w:rPr>
                                    <w:br/>
                                  </w:r>
                                </w:ins>
                              </w:p>
                              <w:p w14:paraId="0EABAF6E" w14:textId="7A383135" w:rsidR="00B0021C" w:rsidRDefault="00B0021C">
                                <w:pPr>
                                  <w:jc w:val="center"/>
                                  <w:pPrChange w:id="543" w:author="Juan Carlos Martinez Mori" w:date="2015-09-11T13:30:00Z">
                                    <w:pPr/>
                                  </w:pPrChange>
                                </w:pPr>
                                <m:oMath>
                                  <m:r>
                                    <w:ins w:id="544" w:author="Juan Carlos Martinez Mori" w:date="2015-09-11T13:29:00Z">
                                      <w:del w:id="545" w:author="Juan Carlos Martinez Mori" w:date="2015-09-12T08:57:00Z">
                                        <w:rPr>
                                          <w:rFonts w:ascii="Cambria Math" w:eastAsiaTheme="minorEastAsia" w:hAnsi="Cambria Math"/>
                                        </w:rPr>
                                        <m:t xml:space="preserve">Percent </m:t>
                                      </w:del>
                                    </w:ins>
                                  </m:r>
                                  <m:r>
                                    <w:ins w:id="546" w:author="Juan Carlos Martinez Mori" w:date="2015-09-11T18:02:00Z">
                                      <w:del w:id="547" w:author="Juan Carlos Martinez Mori" w:date="2015-09-12T08:57:00Z">
                                        <w:rPr>
                                          <w:rFonts w:ascii="Cambria Math" w:eastAsiaTheme="minorEastAsia" w:hAnsi="Cambria Math"/>
                                        </w:rPr>
                                        <m:t>m</m:t>
                                      </w:del>
                                    </w:ins>
                                  </m:r>
                                  <m:r>
                                    <w:ins w:id="548" w:author="Juan Carlos Martinez Mori" w:date="2015-09-11T13:29:00Z">
                                      <w:del w:id="549" w:author="Juan Carlos Martinez Mori" w:date="2015-09-12T08:57:00Z">
                                        <w:rPr>
                                          <w:rFonts w:ascii="Cambria Math" w:eastAsiaTheme="minorEastAsia" w:hAnsi="Cambria Math"/>
                                        </w:rPr>
                                        <m:t>issing=</m:t>
                                      </w:del>
                                    </w:ins>
                                  </m:r>
                                  <m:f>
                                    <m:fPr>
                                      <m:ctrlPr>
                                        <w:ins w:id="550" w:author="Juan Carlos Martinez Mori" w:date="2015-09-11T13:30:00Z">
                                          <w:del w:id="551" w:author="Juan Carlos Martinez Mori" w:date="2015-09-12T08:57:00Z">
                                            <w:rPr>
                                              <w:rFonts w:ascii="Cambria Math" w:eastAsiaTheme="minorEastAsia" w:hAnsi="Cambria Math"/>
                                              <w:i/>
                                            </w:rPr>
                                          </w:del>
                                        </w:ins>
                                      </m:ctrlPr>
                                    </m:fPr>
                                    <m:num>
                                      <m:r>
                                        <w:ins w:id="552" w:author="Juan Carlos Martinez Mori" w:date="2015-09-11T13:30:00Z">
                                          <w:del w:id="553" w:author="Juan Carlos Martinez Mori" w:date="2015-09-12T08:57:00Z">
                                            <w:rPr>
                                              <w:rFonts w:ascii="Cambria Math" w:eastAsiaTheme="minorEastAsia" w:hAnsi="Cambria Math"/>
                                            </w:rPr>
                                            <m:t>No.  of Missed Readings</m:t>
                                          </w:del>
                                        </w:ins>
                                      </m:r>
                                    </m:num>
                                    <m:den>
                                      <m:r>
                                        <w:ins w:id="554" w:author="Juan Carlos Martinez Mori" w:date="2015-09-11T13:30:00Z">
                                          <w:del w:id="555" w:author="Juan Carlos Martinez Mori" w:date="2015-09-12T08:57:00Z">
                                            <w:rPr>
                                              <w:rFonts w:ascii="Cambria Math" w:eastAsiaTheme="minorEastAsia" w:hAnsi="Cambria Math"/>
                                            </w:rPr>
                                            <m:t>No.  of time intervals</m:t>
                                          </w:del>
                                        </w:ins>
                                      </m:r>
                                    </m:den>
                                  </m:f>
                                  <m:r>
                                    <w:ins w:id="556" w:author="Juan Carlos Martinez Mori" w:date="2015-09-11T13:30:00Z">
                                      <w:del w:id="557" w:author="Juan Carlos Martinez Mori" w:date="2015-09-12T08:57:00Z">
                                        <w:rPr>
                                          <w:rFonts w:ascii="Cambria Math" w:eastAsiaTheme="minorEastAsia" w:hAnsi="Cambria Math"/>
                                        </w:rPr>
                                        <m:t>*100</m:t>
                                      </w:del>
                                    </w:ins>
                                  </m:r>
                                </m:oMath>
                                <w:ins w:id="558" w:author="Juan Carlos Martinez Mori" w:date="2015-09-11T13:19:00Z">
                                  <w:del w:id="559" w:author="Juan Carlos Martinez Mori" w:date="2015-09-12T08:57:00Z">
                                    <w:r w:rsidDel="00C65CBA">
                                      <w:rPr>
                                        <w:rFonts w:eastAsiaTheme="minorEastAsia"/>
                                      </w:rPr>
                                      <w:delText xml:space="preserve"> </w:delText>
                                    </w:r>
                                  </w:del>
                                </w:ins>
                                <w:ins w:id="560" w:author="Juan Carlos Martinez Mori" w:date="2015-09-11T13:21:00Z">
                                  <w:del w:id="561" w:author="Juan Carlos Martinez Mori" w:date="2015-09-12T08:57:00Z">
                                    <w:r w:rsidDel="00C65CBA">
                                      <w:rPr>
                                        <w:rFonts w:eastAsiaTheme="minorEastAsia"/>
                                      </w:rPr>
                                      <w:delText xml:space="preserve">   </w:delText>
                                    </w:r>
                                    <w:r w:rsidDel="00C65CBA">
                                      <w:rPr>
                                        <w:rFonts w:eastAsiaTheme="minorEastAsia"/>
                                      </w:rPr>
                                      <w:br/>
                                    </w:r>
                                  </w:del>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2414FDF" id="Text_x0020_Box_x0020_2" o:spid="_x0000_s1051" type="#_x0000_t202" style="position:absolute;left:0;text-align:left;margin-left:115.5pt;margin-top:.25pt;width:251.65pt;height:29.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" stroked="f">
                    <v:textbox>
                      <w:txbxContent>
                        <w:p w14:paraId="34DCC8E8" w14:textId="77777777" w:rsidR="00B0021C" w:rsidRDefault="00B0021C" w:rsidP="00C65CBA">
                          <w:pPr>
                            <w:jc w:val="center"/>
                            <w:rPr>
                              <w:ins w:id="589" w:author="Juan Carlos Martinez Mori" w:date="2015-09-12T08:57:00Z"/>
                            </w:rPr>
                          </w:pPr>
                          <w:ins w:id="590" w:author="Juan Carlos Martinez Mori" w:date="2015-09-12T08:57:00Z">
                            <m:oMath>
                              <m:r>
                                <w:rPr>
                                  <w:rFonts w:ascii="Cambria Math" w:eastAsiaTheme="minorEastAsia" w:hAnsi="Cambria Math"/>
                                </w:rPr>
                                <m:t>Percent missing=</m:t>
                              </m:r>
                              <m:f>
                                <m:fPr>
                                  <m:ctrlPr>
                                    <w:rPr>
                                      <w:rFonts w:ascii="Cambria Math" w:eastAsiaTheme="minorEastAsia" w:hAnsi="Cambria Math"/>
                                      <w:i/>
                                    </w:rPr>
                                  </m:ctrlPr>
                                </m:fPr>
                                <m:num>
                                  <m:r>
                                    <w:rPr>
                                      <w:rFonts w:ascii="Cambria Math" w:eastAsiaTheme="minorEastAsia" w:hAnsi="Cambria Math"/>
                                    </w:rPr>
                                    <m:t>No.  of missed readings</m:t>
                                  </m:r>
                                </m:num>
                                <m:den>
                                  <m:r>
                                    <w:rPr>
                                      <w:rFonts w:ascii="Cambria Math" w:eastAsiaTheme="minorEastAsia" w:hAnsi="Cambria Math"/>
                                    </w:rPr>
                                    <m:t>No.  of time intervals</m:t>
                                  </m:r>
                                </m:den>
                              </m:f>
                              <m:r>
                                <w:rPr>
                                  <w:rFonts w:ascii="Cambria Math" w:eastAsiaTheme="minorEastAsia" w:hAnsi="Cambria Math"/>
                                </w:rPr>
                                <m:t>*100</m:t>
                              </m:r>
                            </m:oMath>
                            <w:r>
                              <w:rPr>
                                <w:rFonts w:eastAsiaTheme="minorEastAsia"/>
                              </w:rPr>
                              <w:t xml:space="preserve">    </w:t>
                            </w:r>
                            <w:r>
                              <w:rPr>
                                <w:rFonts w:eastAsiaTheme="minorEastAsia"/>
                              </w:rPr>
                              <w:br/>
                            </w:r>
                          </w:ins>
                        </w:p>
                        <w:p w14:paraId="0EABAF6E" w14:textId="7A383135" w:rsidR="00B0021C" w:rsidRDefault="00B0021C">
                          <w:pPr>
                            <w:jc w:val="center"/>
                            <w:pPrChange w:id="591" w:author="Juan Carlos Martinez Mori" w:date="2015-09-11T13:30:00Z">
                              <w:pPr/>
                            </w:pPrChange>
                          </w:pPr>
                          <w:ins w:id="592" w:author="Juan Carlos Martinez Mori" w:date="2015-09-11T13:29:00Z">
                            <w:del w:id="593" w:author="Juan Carlos Martinez Mori" w:date="2015-09-12T08:57:00Z">
                              <m:oMath>
                                <m:r>
                                  <w:rPr>
                                    <w:rFonts w:ascii="Cambria Math" w:eastAsiaTheme="minorEastAsia" w:hAnsi="Cambria Math"/>
                                  </w:rPr>
                                  <m:t xml:space="preserve">Percent </m:t>
                                </m:r>
                              </m:oMath>
                            </w:del>
                          </w:ins>
                          <w:ins w:id="594" w:author="Juan Carlos Martinez Mori" w:date="2015-09-11T18:02:00Z">
                            <w:del w:id="595" w:author="Juan Carlos Martinez Mori" w:date="2015-09-12T08:57:00Z">
                              <m:oMath>
                                <m:r>
                                  <w:rPr>
                                    <w:rFonts w:ascii="Cambria Math" w:eastAsiaTheme="minorEastAsia" w:hAnsi="Cambria Math"/>
                                  </w:rPr>
                                  <m:t>m</m:t>
                                </m:r>
                              </m:oMath>
                            </w:del>
                          </w:ins>
                          <w:ins w:id="596" w:author="Juan Carlos Martinez Mori" w:date="2015-09-11T13:29:00Z">
                            <w:del w:id="597" w:author="Juan Carlos Martinez Mori" w:date="2015-09-12T08:57:00Z">
                              <m:oMath>
                                <m:r>
                                  <w:rPr>
                                    <w:rFonts w:ascii="Cambria Math" w:eastAsiaTheme="minorEastAsia" w:hAnsi="Cambria Math"/>
                                  </w:rPr>
                                  <m:t>issing=</m:t>
                                </m:r>
                              </m:oMath>
                            </w:del>
                          </w:ins>
                          <m:oMath>
                            <m:f>
                              <m:fPr>
                                <m:ctrlPr>
                                  <w:ins w:id="598" w:author="Juan Carlos Martinez Mori" w:date="2015-09-11T13:30:00Z">
                                    <w:del w:id="599" w:author="Juan Carlos Martinez Mori" w:date="2015-09-12T08:57:00Z">
                                      <w:rPr>
                                        <w:rFonts w:ascii="Cambria Math" w:eastAsiaTheme="minorEastAsia" w:hAnsi="Cambria Math"/>
                                        <w:i/>
                                      </w:rPr>
                                    </w:del>
                                  </w:ins>
                                </m:ctrlPr>
                              </m:fPr>
                              <m:num>
                                <w:ins w:id="600" w:author="Juan Carlos Martinez Mori" w:date="2015-09-11T13:30:00Z">
                                  <w:del w:id="601" w:author="Juan Carlos Martinez Mori" w:date="2015-09-12T08:57:00Z">
                                    <m:r>
                                      <w:rPr>
                                        <w:rFonts w:ascii="Cambria Math" w:eastAsiaTheme="minorEastAsia" w:hAnsi="Cambria Math"/>
                                      </w:rPr>
                                      <m:t>No.  of Missed Readings</m:t>
                                    </m:r>
                                  </w:del>
                                </w:ins>
                              </m:num>
                              <m:den>
                                <w:ins w:id="602" w:author="Juan Carlos Martinez Mori" w:date="2015-09-11T13:30:00Z">
                                  <w:del w:id="603" w:author="Juan Carlos Martinez Mori" w:date="2015-09-12T08:57:00Z">
                                    <m:r>
                                      <w:rPr>
                                        <w:rFonts w:ascii="Cambria Math" w:eastAsiaTheme="minorEastAsia" w:hAnsi="Cambria Math"/>
                                      </w:rPr>
                                      <m:t>No.  of time intervals</m:t>
                                    </m:r>
                                  </w:del>
                                </w:ins>
                              </m:den>
                            </m:f>
                            <w:ins w:id="604" w:author="Juan Carlos Martinez Mori" w:date="2015-09-11T13:30:00Z">
                              <w:del w:id="605" w:author="Juan Carlos Martinez Mori" w:date="2015-09-12T08:57:00Z">
                                <m:r>
                                  <w:rPr>
                                    <w:rFonts w:ascii="Cambria Math" w:eastAsiaTheme="minorEastAsia" w:hAnsi="Cambria Math"/>
                                  </w:rPr>
                                  <m:t>*100</m:t>
                                </m:r>
                              </w:del>
                            </w:ins>
                          </m:oMath>
                          <w:ins w:id="606" w:author="Juan Carlos Martinez Mori" w:date="2015-09-11T13:19:00Z">
                            <w:del w:id="607" w:author="Juan Carlos Martinez Mori" w:date="2015-09-12T08:57:00Z">
                              <w:r w:rsidDel="00C65CBA">
                                <w:rPr>
                                  <w:rFonts w:eastAsiaTheme="minorEastAsia"/>
                                </w:rPr>
                                <w:delText xml:space="preserve"> </w:delText>
                              </w:r>
                            </w:del>
                          </w:ins>
                          <w:ins w:id="608" w:author="Juan Carlos Martinez Mori" w:date="2015-09-11T13:21:00Z">
                            <w:del w:id="609" w:author="Juan Carlos Martinez Mori" w:date="2015-09-12T08:57:00Z">
                              <w:r w:rsidDel="00C65CBA">
                                <w:rPr>
                                  <w:rFonts w:eastAsiaTheme="minorEastAsia"/>
                                </w:rPr>
                                <w:delText xml:space="preserve">   </w:delText>
                              </w:r>
                              <w:r w:rsidDel="00C65CBA">
                                <w:rPr>
                                  <w:rFonts w:eastAsiaTheme="minorEastAsia"/>
                                </w:rPr>
                                <w:br/>
                              </w:r>
                            </w:del>
                          </w:ins>
                        </w:p>
                      </w:txbxContent>
                    </v:textbox>
                    <w10:wrap type="square"/>
                  </v:shape>
                </w:pict>
              </mc:Fallback>
            </mc:AlternateContent>
          </w:r>
        </w:del>
      </w:ins>
    </w:p>
    <w:p w14:paraId="71D288A2" w14:textId="72FEE520" w:rsidR="00D32DA2" w:rsidRPr="00D32DA2" w:rsidRDefault="00C65CBA">
      <w:pPr>
        <w:jc w:val="center"/>
        <w:rPr>
          <w:rFonts w:eastAsiaTheme="minorEastAsia"/>
          <w:rPrChange w:id="562" w:author="Juan Carlos Martinez Mori" w:date="2015-09-12T09:01:00Z">
            <w:rPr>
              <w:rFonts w:ascii="Times New Roman" w:hAnsi="Times New Roman" w:cs="Times New Roman"/>
            </w:rPr>
          </w:rPrChange>
        </w:rPr>
        <w:pPrChange w:id="563" w:author="Juan Carlos Martinez Mori" w:date="2015-09-12T09:01:00Z">
          <w:pPr>
            <w:ind w:left="360"/>
            <w:jc w:val="both"/>
          </w:pPr>
        </w:pPrChange>
      </w:pPr>
      <m:oMath>
        <m:r>
          <w:ins w:id="564" w:author="Juan Carlos Martinez Mori" w:date="2015-09-12T08:57:00Z">
            <w:rPr>
              <w:rFonts w:ascii="Cambria Math" w:eastAsiaTheme="minorEastAsia" w:hAnsi="Cambria Math"/>
            </w:rPr>
            <m:t>Percent missing=</m:t>
          </w:ins>
        </m:r>
        <m:f>
          <m:fPr>
            <m:ctrlPr>
              <w:ins w:id="565" w:author="Juan Carlos Martinez Mori" w:date="2015-09-12T08:57:00Z">
                <w:rPr>
                  <w:rFonts w:ascii="Cambria Math" w:eastAsiaTheme="minorEastAsia" w:hAnsi="Cambria Math"/>
                  <w:i/>
                </w:rPr>
              </w:ins>
            </m:ctrlPr>
          </m:fPr>
          <m:num>
            <m:r>
              <w:ins w:id="566" w:author="Juan Carlos Martinez Mori" w:date="2015-09-12T08:57:00Z">
                <w:rPr>
                  <w:rFonts w:ascii="Cambria Math" w:eastAsiaTheme="minorEastAsia" w:hAnsi="Cambria Math"/>
                </w:rPr>
                <m:t>No.  of missed readings</m:t>
              </w:ins>
            </m:r>
          </m:num>
          <m:den>
            <m:r>
              <w:ins w:id="567" w:author="Juan Carlos Martinez Mori" w:date="2015-09-12T08:57:00Z">
                <w:rPr>
                  <w:rFonts w:ascii="Cambria Math" w:eastAsiaTheme="minorEastAsia" w:hAnsi="Cambria Math"/>
                </w:rPr>
                <m:t>No.  of time intervals</m:t>
              </w:ins>
            </m:r>
          </m:den>
        </m:f>
        <m:r>
          <w:ins w:id="568" w:author="Juan Carlos Martinez Mori" w:date="2015-09-12T08:57:00Z">
            <w:rPr>
              <w:rFonts w:ascii="Cambria Math" w:eastAsiaTheme="minorEastAsia" w:hAnsi="Cambria Math"/>
            </w:rPr>
            <m:t>*100</m:t>
          </w:ins>
        </m:r>
      </m:oMath>
      <w:ins w:id="569" w:author="Juan Carlos Martinez Mori" w:date="2015-09-12T08:57:00Z">
        <w:r>
          <w:rPr>
            <w:rFonts w:eastAsiaTheme="minorEastAsia"/>
          </w:rPr>
          <w:t xml:space="preserve">   </w:t>
        </w:r>
      </w:ins>
    </w:p>
    <w:p w14:paraId="37A903F2" w14:textId="0FF5E0D6" w:rsidR="00D32DA2" w:rsidRDefault="00B63E6D">
      <w:pPr>
        <w:ind w:left="360"/>
        <w:rPr>
          <w:ins w:id="570" w:author="Juan Carlos Martinez Mori" w:date="2015-09-12T09:01:00Z"/>
          <w:rFonts w:ascii="Times New Roman" w:hAnsi="Times New Roman" w:cs="Times New Roman"/>
        </w:rPr>
        <w:pPrChange w:id="571" w:author="Juan Carlos Martinez Mori" w:date="2015-09-11T19:54:00Z">
          <w:pPr>
            <w:ind w:left="360"/>
            <w:jc w:val="center"/>
          </w:pPr>
        </w:pPrChange>
      </w:pPr>
      <w:ins w:id="572" w:author="Juan Carlos Martinez Mori" w:date="2015-09-11T19:54:00Z">
        <w:r>
          <w:rPr>
            <w:rFonts w:ascii="Times New Roman" w:hAnsi="Times New Roman" w:cs="Times New Roman"/>
          </w:rPr>
          <w:t>T</w:t>
        </w:r>
      </w:ins>
      <w:ins w:id="573" w:author="Juan Carlos Martinez Mori" w:date="2015-09-11T19:56:00Z">
        <w:r w:rsidR="00A46B9A">
          <w:rPr>
            <w:rFonts w:ascii="Times New Roman" w:hAnsi="Times New Roman" w:cs="Times New Roman"/>
          </w:rPr>
          <w:t>his</w:t>
        </w:r>
      </w:ins>
      <w:ins w:id="574" w:author="Juan Carlos Martinez Mori" w:date="2015-09-12T09:01:00Z">
        <w:r w:rsidR="00D32DA2">
          <w:rPr>
            <w:rFonts w:ascii="Times New Roman" w:hAnsi="Times New Roman" w:cs="Times New Roman"/>
          </w:rPr>
          <w:t xml:space="preserve"> was applied</w:t>
        </w:r>
      </w:ins>
      <w:ins w:id="575" w:author="Juan Carlos Martinez Mori" w:date="2015-09-12T09:02:00Z">
        <w:r w:rsidR="00C07D4E">
          <w:rPr>
            <w:rFonts w:ascii="Times New Roman" w:hAnsi="Times New Roman" w:cs="Times New Roman"/>
          </w:rPr>
          <w:t xml:space="preserve"> on the data</w:t>
        </w:r>
      </w:ins>
      <w:ins w:id="576" w:author="Juan Carlos Martinez Mori" w:date="2015-09-12T09:03:00Z">
        <w:r w:rsidR="00C07D4E">
          <w:rPr>
            <w:rFonts w:ascii="Times New Roman" w:hAnsi="Times New Roman" w:cs="Times New Roman"/>
          </w:rPr>
          <w:t xml:space="preserve"> of sets of sensors</w:t>
        </w:r>
      </w:ins>
      <w:ins w:id="577" w:author="Juan Carlos Martinez Mori" w:date="2015-09-12T09:02:00Z">
        <w:r w:rsidR="00C07D4E">
          <w:rPr>
            <w:rFonts w:ascii="Times New Roman" w:hAnsi="Times New Roman" w:cs="Times New Roman"/>
          </w:rPr>
          <w:t xml:space="preserve"> </w:t>
        </w:r>
      </w:ins>
      <w:ins w:id="578" w:author="Juan Carlos Martinez Mori" w:date="2015-09-12T09:03:00Z">
        <w:r w:rsidR="00C07D4E">
          <w:rPr>
            <w:rFonts w:ascii="Times New Roman" w:hAnsi="Times New Roman" w:cs="Times New Roman"/>
          </w:rPr>
          <w:t>under the following</w:t>
        </w:r>
      </w:ins>
      <w:ins w:id="579" w:author="Juan Carlos Martinez Mori" w:date="2015-09-12T09:02:00Z">
        <w:r w:rsidR="00C07D4E">
          <w:rPr>
            <w:rFonts w:ascii="Times New Roman" w:hAnsi="Times New Roman" w:cs="Times New Roman"/>
          </w:rPr>
          <w:t xml:space="preserve"> </w:t>
        </w:r>
      </w:ins>
      <w:commentRangeStart w:id="580"/>
      <w:ins w:id="581" w:author="Juan Carlos Martinez Mori" w:date="2015-09-12T09:23:00Z">
        <w:r w:rsidR="000E78BF">
          <w:rPr>
            <w:rFonts w:ascii="Times New Roman" w:hAnsi="Times New Roman" w:cs="Times New Roman"/>
          </w:rPr>
          <w:t xml:space="preserve">time interval </w:t>
        </w:r>
      </w:ins>
      <w:ins w:id="582" w:author="Juan Carlos Martinez Mori" w:date="2015-09-12T09:02:00Z">
        <w:r w:rsidR="00C07D4E">
          <w:rPr>
            <w:rFonts w:ascii="Times New Roman" w:hAnsi="Times New Roman" w:cs="Times New Roman"/>
          </w:rPr>
          <w:t>categories</w:t>
        </w:r>
      </w:ins>
      <w:commentRangeEnd w:id="580"/>
      <w:r w:rsidR="0063645A">
        <w:rPr>
          <w:rStyle w:val="CommentReference"/>
        </w:rPr>
        <w:commentReference w:id="580"/>
      </w:r>
      <w:ins w:id="583" w:author="Juan Carlos Martinez Mori" w:date="2015-09-12T09:03:00Z">
        <w:r w:rsidR="00C07D4E">
          <w:rPr>
            <w:rFonts w:ascii="Times New Roman" w:hAnsi="Times New Roman" w:cs="Times New Roman"/>
          </w:rPr>
          <w:t>:</w:t>
        </w:r>
      </w:ins>
    </w:p>
    <w:p w14:paraId="75EA81CD" w14:textId="263479AE" w:rsidR="00953105" w:rsidDel="00C07D4E" w:rsidRDefault="00A46B9A">
      <w:pPr>
        <w:ind w:left="360"/>
        <w:rPr>
          <w:ins w:id="584" w:author="Juan Carlos Martinez Mori" w:date="2015-09-11T13:30:00Z"/>
          <w:del w:id="585" w:author="Juan Carlos Martinez Mori" w:date="2015-09-12T09:03:00Z"/>
          <w:rFonts w:ascii="Times New Roman" w:hAnsi="Times New Roman" w:cs="Times New Roman"/>
        </w:rPr>
        <w:pPrChange w:id="586" w:author="Juan Carlos Martinez Mori" w:date="2015-09-11T19:54:00Z">
          <w:pPr>
            <w:ind w:left="360"/>
            <w:jc w:val="center"/>
          </w:pPr>
        </w:pPrChange>
      </w:pPr>
      <w:ins w:id="587" w:author="Juan Carlos Martinez Mori" w:date="2015-09-11T19:56:00Z">
        <w:del w:id="588" w:author="Juan Carlos Martinez Mori" w:date="2015-09-12T09:03:00Z">
          <w:r w:rsidDel="00C07D4E">
            <w:rPr>
              <w:rFonts w:ascii="Times New Roman" w:hAnsi="Times New Roman" w:cs="Times New Roman"/>
            </w:rPr>
            <w:delText xml:space="preserve"> </w:delText>
          </w:r>
        </w:del>
      </w:ins>
      <w:ins w:id="589" w:author="Juan Carlos Martinez Mori" w:date="2015-09-11T19:57:00Z">
        <w:del w:id="590" w:author="Juan Carlos Martinez Mori" w:date="2015-09-12T09:03:00Z">
          <w:r w:rsidDel="00C07D4E">
            <w:rPr>
              <w:rFonts w:ascii="Times New Roman" w:hAnsi="Times New Roman" w:cs="Times New Roman"/>
            </w:rPr>
            <w:delText>procedure was undertaken in the following categories</w:delText>
          </w:r>
        </w:del>
      </w:ins>
      <w:ins w:id="591" w:author="Juan Carlos Martinez Mori" w:date="2015-09-11T20:19:00Z">
        <w:del w:id="592" w:author="Juan Carlos Martinez Mori" w:date="2015-09-12T09:03:00Z">
          <w:r w:rsidR="0054722E" w:rsidDel="00C07D4E">
            <w:rPr>
              <w:rFonts w:ascii="Times New Roman" w:hAnsi="Times New Roman" w:cs="Times New Roman"/>
            </w:rPr>
            <w:delText xml:space="preserve"> fo</w:delText>
          </w:r>
        </w:del>
      </w:ins>
      <w:ins w:id="593" w:author="Juan Carlos Martinez Mori" w:date="2015-09-11T20:23:00Z">
        <w:del w:id="594" w:author="Juan Carlos Martinez Mori" w:date="2015-09-12T09:03:00Z">
          <w:r w:rsidR="00213F72" w:rsidDel="00C07D4E">
            <w:rPr>
              <w:rFonts w:ascii="Times New Roman" w:hAnsi="Times New Roman" w:cs="Times New Roman"/>
            </w:rPr>
            <w:delText xml:space="preserve">r </w:delText>
          </w:r>
        </w:del>
      </w:ins>
      <w:ins w:id="595" w:author="Juan Carlos Martinez Mori" w:date="2015-09-11T20:27:00Z">
        <w:del w:id="596" w:author="Juan Carlos Martinez Mori" w:date="2015-09-12T09:03:00Z">
          <w:r w:rsidR="00431663" w:rsidDel="00C07D4E">
            <w:rPr>
              <w:rFonts w:ascii="Times New Roman" w:hAnsi="Times New Roman" w:cs="Times New Roman"/>
            </w:rPr>
            <w:delText>all</w:delText>
          </w:r>
        </w:del>
      </w:ins>
      <w:ins w:id="597" w:author="Juan Carlos Martinez Mori" w:date="2015-09-11T20:26:00Z">
        <w:del w:id="598" w:author="Juan Carlos Martinez Mori" w:date="2015-09-12T09:03:00Z">
          <w:r w:rsidR="00431663" w:rsidDel="00C07D4E">
            <w:rPr>
              <w:rFonts w:ascii="Times New Roman" w:hAnsi="Times New Roman" w:cs="Times New Roman"/>
            </w:rPr>
            <w:delText xml:space="preserve"> of</w:delText>
          </w:r>
        </w:del>
      </w:ins>
      <w:ins w:id="599" w:author="Juan Carlos Martinez Mori" w:date="2015-09-11T20:28:00Z">
        <w:del w:id="600" w:author="Juan Carlos Martinez Mori" w:date="2015-09-12T09:03:00Z">
          <w:r w:rsidR="00431663" w:rsidDel="00C07D4E">
            <w:rPr>
              <w:rFonts w:ascii="Times New Roman" w:hAnsi="Times New Roman" w:cs="Times New Roman"/>
            </w:rPr>
            <w:delText xml:space="preserve"> the</w:delText>
          </w:r>
        </w:del>
      </w:ins>
      <w:ins w:id="601" w:author="Juan Carlos Martinez Mori" w:date="2015-09-11T20:26:00Z">
        <w:del w:id="602" w:author="Juan Carlos Martinez Mori" w:date="2015-09-12T09:03:00Z">
          <w:r w:rsidR="00431663" w:rsidDel="00C07D4E">
            <w:rPr>
              <w:rFonts w:ascii="Times New Roman" w:hAnsi="Times New Roman" w:cs="Times New Roman"/>
            </w:rPr>
            <w:delText xml:space="preserve"> sensors in </w:delText>
          </w:r>
        </w:del>
      </w:ins>
      <w:ins w:id="603" w:author="Juan Carlos Martinez Mori" w:date="2015-09-11T20:19:00Z">
        <w:del w:id="604" w:author="Juan Carlos Martinez Mori" w:date="2015-09-12T09:03:00Z">
          <w:r w:rsidR="0054722E" w:rsidDel="00C07D4E">
            <w:rPr>
              <w:rFonts w:ascii="Times New Roman" w:hAnsi="Times New Roman" w:cs="Times New Roman"/>
            </w:rPr>
            <w:delText>specifi</w:delText>
          </w:r>
        </w:del>
      </w:ins>
      <w:ins w:id="605" w:author="Juan Carlos Martinez Mori" w:date="2015-09-11T20:20:00Z">
        <w:del w:id="606" w:author="Juan Carlos Martinez Mori" w:date="2015-09-12T09:03:00Z">
          <w:r w:rsidR="0054722E" w:rsidDel="00C07D4E">
            <w:rPr>
              <w:rFonts w:ascii="Times New Roman" w:hAnsi="Times New Roman" w:cs="Times New Roman"/>
            </w:rPr>
            <w:delText>c</w:delText>
          </w:r>
        </w:del>
      </w:ins>
      <w:ins w:id="607" w:author="Juan Carlos Martinez Mori" w:date="2015-09-11T20:19:00Z">
        <w:del w:id="608" w:author="Juan Carlos Martinez Mori" w:date="2015-09-12T09:03:00Z">
          <w:r w:rsidR="0054722E" w:rsidDel="00C07D4E">
            <w:rPr>
              <w:rFonts w:ascii="Times New Roman" w:hAnsi="Times New Roman" w:cs="Times New Roman"/>
            </w:rPr>
            <w:delText xml:space="preserve"> directions (e.g. </w:delText>
          </w:r>
        </w:del>
      </w:ins>
      <w:ins w:id="609" w:author="Juan Carlos Martinez Mori" w:date="2015-09-11T20:20:00Z">
        <w:del w:id="610" w:author="Juan Carlos Martinez Mori" w:date="2015-09-12T09:03:00Z">
          <w:r w:rsidR="0054722E" w:rsidDel="00C07D4E">
            <w:rPr>
              <w:rFonts w:ascii="Times New Roman" w:hAnsi="Times New Roman" w:cs="Times New Roman"/>
            </w:rPr>
            <w:delText>south</w:delText>
          </w:r>
        </w:del>
      </w:ins>
      <w:ins w:id="611" w:author="Juan Carlos Martinez Mori" w:date="2015-09-11T20:19:00Z">
        <w:del w:id="612" w:author="Juan Carlos Martinez Mori" w:date="2015-09-12T09:03:00Z">
          <w:r w:rsidR="0054722E" w:rsidDel="00C07D4E">
            <w:rPr>
              <w:rFonts w:ascii="Times New Roman" w:hAnsi="Times New Roman" w:cs="Times New Roman"/>
            </w:rPr>
            <w:delText xml:space="preserve"> bound)</w:delText>
          </w:r>
        </w:del>
      </w:ins>
      <w:ins w:id="613" w:author="Juan Carlos Martinez Mori" w:date="2015-09-11T19:57:00Z">
        <w:del w:id="614" w:author="Juan Carlos Martinez Mori" w:date="2015-09-12T09:03:00Z">
          <w:r w:rsidDel="00C07D4E">
            <w:rPr>
              <w:rFonts w:ascii="Times New Roman" w:hAnsi="Times New Roman" w:cs="Times New Roman"/>
            </w:rPr>
            <w:delText>:</w:delText>
          </w:r>
        </w:del>
      </w:ins>
    </w:p>
    <w:p w14:paraId="31A2C7E4" w14:textId="21A62393" w:rsidR="00A46B9A" w:rsidRDefault="00A46B9A">
      <w:pPr>
        <w:pStyle w:val="ListParagraph"/>
        <w:numPr>
          <w:ilvl w:val="0"/>
          <w:numId w:val="24"/>
        </w:numPr>
        <w:rPr>
          <w:ins w:id="615" w:author="Juan Carlos Martinez Mori" w:date="2015-09-11T19:58:00Z"/>
          <w:rFonts w:ascii="Times New Roman" w:hAnsi="Times New Roman" w:cs="Times New Roman"/>
        </w:rPr>
        <w:pPrChange w:id="616" w:author="Juan Carlos Martinez Mori" w:date="2015-09-11T19:58:00Z">
          <w:pPr>
            <w:ind w:left="360"/>
            <w:jc w:val="center"/>
          </w:pPr>
        </w:pPrChange>
      </w:pPr>
      <w:ins w:id="617" w:author="Juan Carlos Martinez Mori" w:date="2015-09-11T19:58:00Z">
        <w:r>
          <w:rPr>
            <w:rFonts w:ascii="Times New Roman" w:hAnsi="Times New Roman" w:cs="Times New Roman"/>
          </w:rPr>
          <w:t>Peak hours:</w:t>
        </w:r>
      </w:ins>
      <w:ins w:id="618" w:author="Juan Carlos Martinez Mori" w:date="2015-09-11T20:08:00Z">
        <w:r>
          <w:rPr>
            <w:rFonts w:ascii="Times New Roman" w:hAnsi="Times New Roman" w:cs="Times New Roman"/>
          </w:rPr>
          <w:t xml:space="preserve"> </w:t>
        </w:r>
      </w:ins>
      <w:ins w:id="619" w:author="Juan Carlos Martinez Mori" w:date="2015-09-11T20:17:00Z">
        <w:r w:rsidR="008602EC">
          <w:rPr>
            <w:rFonts w:ascii="Times New Roman" w:hAnsi="Times New Roman" w:cs="Times New Roman"/>
          </w:rPr>
          <w:t xml:space="preserve">Daily peak hours were assumed to be </w:t>
        </w:r>
      </w:ins>
      <w:ins w:id="620" w:author="Juan Carlos Martinez Mori" w:date="2015-09-11T20:18:00Z">
        <w:r w:rsidR="008602EC">
          <w:rPr>
            <w:rFonts w:ascii="Times New Roman" w:hAnsi="Times New Roman" w:cs="Times New Roman"/>
          </w:rPr>
          <w:t xml:space="preserve">from </w:t>
        </w:r>
      </w:ins>
      <w:ins w:id="621" w:author="Juan Carlos Martinez Mori" w:date="2015-09-11T20:17:00Z">
        <w:r w:rsidR="008602EC">
          <w:rPr>
            <w:rFonts w:ascii="Times New Roman" w:hAnsi="Times New Roman" w:cs="Times New Roman"/>
          </w:rPr>
          <w:t>16:30</w:t>
        </w:r>
      </w:ins>
      <w:ins w:id="622" w:author="Juan Carlos Martinez Mori" w:date="2015-09-11T20:16:00Z">
        <w:r w:rsidR="008602EC">
          <w:rPr>
            <w:rFonts w:ascii="Times New Roman" w:hAnsi="Times New Roman" w:cs="Times New Roman"/>
          </w:rPr>
          <w:t xml:space="preserve"> </w:t>
        </w:r>
      </w:ins>
      <w:ins w:id="623" w:author="Juan Carlos Martinez Mori" w:date="2015-09-11T20:18:00Z">
        <w:r w:rsidR="008602EC">
          <w:rPr>
            <w:rFonts w:ascii="Times New Roman" w:hAnsi="Times New Roman" w:cs="Times New Roman"/>
          </w:rPr>
          <w:t xml:space="preserve">to </w:t>
        </w:r>
      </w:ins>
      <w:ins w:id="624" w:author="Juan Carlos Martinez Mori" w:date="2015-09-11T20:16:00Z">
        <w:r w:rsidR="008602EC">
          <w:rPr>
            <w:rFonts w:ascii="Times New Roman" w:hAnsi="Times New Roman" w:cs="Times New Roman"/>
          </w:rPr>
          <w:t>17:30.</w:t>
        </w:r>
      </w:ins>
      <w:ins w:id="625" w:author="Juan Carlos Martinez Mori" w:date="2015-09-11T20:17:00Z">
        <w:r w:rsidR="008602EC">
          <w:rPr>
            <w:rFonts w:ascii="Times New Roman" w:hAnsi="Times New Roman" w:cs="Times New Roman"/>
          </w:rPr>
          <w:t xml:space="preserve"> </w:t>
        </w:r>
      </w:ins>
      <w:ins w:id="626" w:author="Juan Carlos Martinez Mori" w:date="2015-09-11T20:20:00Z">
        <w:r w:rsidR="0054722E">
          <w:rPr>
            <w:rFonts w:ascii="Times New Roman" w:hAnsi="Times New Roman" w:cs="Times New Roman"/>
          </w:rPr>
          <w:t>The average</w:t>
        </w:r>
      </w:ins>
      <w:ins w:id="627" w:author="Juan Carlos Martinez Mori" w:date="2015-09-11T20:18:00Z">
        <w:del w:id="628" w:author="Juan Carlos Martinez Mori" w:date="2015-09-11T20:20:00Z">
          <w:r w:rsidR="008602EC" w:rsidDel="0054722E">
            <w:rPr>
              <w:rFonts w:ascii="Times New Roman" w:hAnsi="Times New Roman" w:cs="Times New Roman"/>
            </w:rPr>
            <w:delText>The average</w:delText>
          </w:r>
        </w:del>
      </w:ins>
      <w:ins w:id="629" w:author="Juan Carlos Martinez Mori" w:date="2015-09-11T20:19:00Z">
        <w:del w:id="630" w:author="Juan Carlos Martinez Mori" w:date="2015-09-11T20:20:00Z">
          <w:r w:rsidR="008602EC" w:rsidDel="0054722E">
            <w:rPr>
              <w:rFonts w:ascii="Times New Roman" w:hAnsi="Times New Roman" w:cs="Times New Roman"/>
            </w:rPr>
            <w:delText>s</w:delText>
          </w:r>
        </w:del>
      </w:ins>
      <w:ins w:id="631" w:author="Juan Carlos Martinez Mori" w:date="2015-09-11T20:18:00Z">
        <w:del w:id="632" w:author="Juan Carlos Martinez Mori" w:date="2015-09-11T20:20:00Z">
          <w:r w:rsidR="008602EC" w:rsidDel="0054722E">
            <w:rPr>
              <w:rFonts w:ascii="Times New Roman" w:hAnsi="Times New Roman" w:cs="Times New Roman"/>
            </w:rPr>
            <w:delText xml:space="preserve"> </w:delText>
          </w:r>
        </w:del>
      </w:ins>
      <w:ins w:id="633" w:author="Juan Carlos Martinez Mori" w:date="2015-09-11T20:19:00Z">
        <w:del w:id="634" w:author="Juan Carlos Martinez Mori" w:date="2015-09-11T20:20:00Z">
          <w:r w:rsidR="008602EC" w:rsidDel="0054722E">
            <w:rPr>
              <w:rFonts w:ascii="Times New Roman" w:hAnsi="Times New Roman" w:cs="Times New Roman"/>
            </w:rPr>
            <w:delText>of</w:delText>
          </w:r>
        </w:del>
        <w:r w:rsidR="008602EC">
          <w:rPr>
            <w:rFonts w:ascii="Times New Roman" w:hAnsi="Times New Roman" w:cs="Times New Roman"/>
          </w:rPr>
          <w:t xml:space="preserve"> </w:t>
        </w:r>
      </w:ins>
      <w:ins w:id="635" w:author="Juan Carlos Martinez Mori" w:date="2015-09-11T20:21:00Z">
        <w:r w:rsidR="0054722E">
          <w:rPr>
            <w:rFonts w:ascii="Times New Roman" w:hAnsi="Times New Roman" w:cs="Times New Roman"/>
          </w:rPr>
          <w:t xml:space="preserve">amount of </w:t>
        </w:r>
      </w:ins>
      <w:ins w:id="636" w:author="Juan Carlos Martinez Mori" w:date="2015-09-11T20:18:00Z">
        <w:r w:rsidR="008602EC">
          <w:rPr>
            <w:rFonts w:ascii="Times New Roman" w:hAnsi="Times New Roman" w:cs="Times New Roman"/>
          </w:rPr>
          <w:t>missing</w:t>
        </w:r>
      </w:ins>
      <w:ins w:id="637" w:author="Juan Carlos Martinez Mori" w:date="2015-09-12T09:30:00Z">
        <w:r w:rsidR="00970795">
          <w:rPr>
            <w:rFonts w:ascii="Times New Roman" w:hAnsi="Times New Roman" w:cs="Times New Roman"/>
          </w:rPr>
          <w:t xml:space="preserve"> peak hour</w:t>
        </w:r>
      </w:ins>
      <w:ins w:id="638" w:author="Juan Carlos Martinez Mori" w:date="2015-09-11T20:18:00Z">
        <w:r w:rsidR="008602EC">
          <w:rPr>
            <w:rFonts w:ascii="Times New Roman" w:hAnsi="Times New Roman" w:cs="Times New Roman"/>
          </w:rPr>
          <w:t xml:space="preserve"> </w:t>
        </w:r>
      </w:ins>
      <w:ins w:id="639" w:author="Juan Carlos Martinez Mori" w:date="2015-09-12T09:29:00Z">
        <w:r w:rsidR="007A0FE8">
          <w:rPr>
            <w:rFonts w:ascii="Times New Roman" w:hAnsi="Times New Roman" w:cs="Times New Roman"/>
          </w:rPr>
          <w:t>data</w:t>
        </w:r>
      </w:ins>
      <w:ins w:id="640" w:author="Juan Carlos Martinez Mori" w:date="2015-09-12T09:30:00Z">
        <w:r w:rsidR="00970795">
          <w:rPr>
            <w:rFonts w:ascii="Times New Roman" w:hAnsi="Times New Roman" w:cs="Times New Roman"/>
          </w:rPr>
          <w:t xml:space="preserve"> </w:t>
        </w:r>
      </w:ins>
      <w:ins w:id="641" w:author="Juan Carlos Martinez Mori" w:date="2015-09-12T09:29:00Z">
        <w:r w:rsidR="007A0FE8">
          <w:rPr>
            <w:rFonts w:ascii="Times New Roman" w:hAnsi="Times New Roman" w:cs="Times New Roman"/>
          </w:rPr>
          <w:t xml:space="preserve">among </w:t>
        </w:r>
      </w:ins>
      <w:ins w:id="642" w:author="Juan Carlos Martinez Mori" w:date="2015-09-12T09:30:00Z">
        <w:r w:rsidR="00970795">
          <w:rPr>
            <w:rFonts w:ascii="Times New Roman" w:hAnsi="Times New Roman" w:cs="Times New Roman"/>
          </w:rPr>
          <w:t xml:space="preserve">the </w:t>
        </w:r>
      </w:ins>
      <w:ins w:id="643" w:author="Juan Carlos Martinez Mori" w:date="2015-09-12T09:29:00Z">
        <w:r w:rsidR="007A0FE8">
          <w:rPr>
            <w:rFonts w:ascii="Times New Roman" w:hAnsi="Times New Roman" w:cs="Times New Roman"/>
          </w:rPr>
          <w:t xml:space="preserve">sensors </w:t>
        </w:r>
      </w:ins>
      <w:ins w:id="644" w:author="Juan Carlos Martinez Mori" w:date="2015-09-12T09:28:00Z">
        <w:r w:rsidR="007A0FE8">
          <w:rPr>
            <w:rFonts w:ascii="Times New Roman" w:hAnsi="Times New Roman" w:cs="Times New Roman"/>
          </w:rPr>
          <w:t>in a specified section of the network (e.g. south bound)</w:t>
        </w:r>
      </w:ins>
      <w:ins w:id="645" w:author="Juan Carlos Martinez Mori" w:date="2015-09-11T20:18:00Z">
        <w:del w:id="646" w:author="Juan Carlos Martinez Mori" w:date="2015-09-12T09:29:00Z">
          <w:r w:rsidR="008602EC" w:rsidDel="007A0FE8">
            <w:rPr>
              <w:rFonts w:ascii="Times New Roman" w:hAnsi="Times New Roman" w:cs="Times New Roman"/>
            </w:rPr>
            <w:delText>data</w:delText>
          </w:r>
        </w:del>
        <w:r w:rsidR="008602EC">
          <w:rPr>
            <w:rFonts w:ascii="Times New Roman" w:hAnsi="Times New Roman" w:cs="Times New Roman"/>
          </w:rPr>
          <w:t xml:space="preserve"> </w:t>
        </w:r>
        <w:del w:id="647" w:author="Juan Carlos Martinez Mori" w:date="2015-09-12T09:29:00Z">
          <w:r w:rsidR="008602EC" w:rsidDel="007A0FE8">
            <w:rPr>
              <w:rFonts w:ascii="Times New Roman" w:hAnsi="Times New Roman" w:cs="Times New Roman"/>
            </w:rPr>
            <w:delText>for</w:delText>
          </w:r>
        </w:del>
        <w:del w:id="648" w:author="Juan Carlos Martinez Mori" w:date="2015-09-12T09:31:00Z">
          <w:r w:rsidR="008602EC" w:rsidDel="00970795">
            <w:rPr>
              <w:rFonts w:ascii="Times New Roman" w:hAnsi="Times New Roman" w:cs="Times New Roman"/>
            </w:rPr>
            <w:delText xml:space="preserve"> </w:delText>
          </w:r>
        </w:del>
        <w:del w:id="649" w:author="Juan Carlos Martinez Mori" w:date="2015-09-11T20:21:00Z">
          <w:r w:rsidR="008602EC" w:rsidDel="0054722E">
            <w:rPr>
              <w:rFonts w:ascii="Times New Roman" w:hAnsi="Times New Roman" w:cs="Times New Roman"/>
            </w:rPr>
            <w:delText xml:space="preserve">all </w:delText>
          </w:r>
        </w:del>
        <w:del w:id="650" w:author="Juan Carlos Martinez Mori" w:date="2015-09-12T09:31:00Z">
          <w:r w:rsidR="008602EC" w:rsidDel="00970795">
            <w:rPr>
              <w:rFonts w:ascii="Times New Roman" w:hAnsi="Times New Roman" w:cs="Times New Roman"/>
            </w:rPr>
            <w:delText>the</w:delText>
          </w:r>
        </w:del>
      </w:ins>
      <w:ins w:id="651" w:author="Juan Carlos Martinez Mori" w:date="2015-09-11T20:19:00Z">
        <w:del w:id="652" w:author="Juan Carlos Martinez Mori" w:date="2015-09-12T09:31:00Z">
          <w:r w:rsidR="008602EC" w:rsidDel="00970795">
            <w:rPr>
              <w:rFonts w:ascii="Times New Roman" w:hAnsi="Times New Roman" w:cs="Times New Roman"/>
            </w:rPr>
            <w:delText xml:space="preserve"> </w:delText>
          </w:r>
        </w:del>
        <w:del w:id="653" w:author="Juan Carlos Martinez Mori" w:date="2015-09-12T09:27:00Z">
          <w:r w:rsidR="008602EC" w:rsidDel="007A0FE8">
            <w:rPr>
              <w:rFonts w:ascii="Times New Roman" w:hAnsi="Times New Roman" w:cs="Times New Roman"/>
            </w:rPr>
            <w:delText>peak hours of</w:delText>
          </w:r>
        </w:del>
      </w:ins>
      <w:ins w:id="654" w:author="Juan Carlos Martinez Mori" w:date="2015-09-11T20:18:00Z">
        <w:del w:id="655" w:author="Juan Carlos Martinez Mori" w:date="2015-09-12T09:27:00Z">
          <w:r w:rsidR="008602EC" w:rsidDel="007A0FE8">
            <w:rPr>
              <w:rFonts w:ascii="Times New Roman" w:hAnsi="Times New Roman" w:cs="Times New Roman"/>
            </w:rPr>
            <w:delText xml:space="preserve"> days</w:delText>
          </w:r>
        </w:del>
        <w:del w:id="656" w:author="Juan Carlos Martinez Mori" w:date="2015-09-12T09:31:00Z">
          <w:r w:rsidR="008602EC" w:rsidDel="00970795">
            <w:rPr>
              <w:rFonts w:ascii="Times New Roman" w:hAnsi="Times New Roman" w:cs="Times New Roman"/>
            </w:rPr>
            <w:delText xml:space="preserve"> within a </w:delText>
          </w:r>
        </w:del>
      </w:ins>
      <w:ins w:id="657" w:author="Juan Carlos Martinez Mori" w:date="2015-09-11T20:19:00Z">
        <w:del w:id="658" w:author="Juan Carlos Martinez Mori" w:date="2015-09-12T09:31:00Z">
          <w:r w:rsidR="008602EC" w:rsidDel="00970795">
            <w:rPr>
              <w:rFonts w:ascii="Times New Roman" w:hAnsi="Times New Roman" w:cs="Times New Roman"/>
            </w:rPr>
            <w:delText xml:space="preserve">specified </w:delText>
          </w:r>
        </w:del>
      </w:ins>
      <w:ins w:id="659" w:author="Juan Carlos Martinez Mori" w:date="2015-09-11T20:18:00Z">
        <w:del w:id="660" w:author="Juan Carlos Martinez Mori" w:date="2015-09-12T09:31:00Z">
          <w:r w:rsidR="008602EC" w:rsidDel="00970795">
            <w:rPr>
              <w:rFonts w:ascii="Times New Roman" w:hAnsi="Times New Roman" w:cs="Times New Roman"/>
            </w:rPr>
            <w:delText xml:space="preserve">month </w:delText>
          </w:r>
        </w:del>
        <w:r w:rsidR="008602EC">
          <w:rPr>
            <w:rFonts w:ascii="Times New Roman" w:hAnsi="Times New Roman" w:cs="Times New Roman"/>
          </w:rPr>
          <w:t>w</w:t>
        </w:r>
      </w:ins>
      <w:ins w:id="661" w:author="Juan Carlos Martinez Mori" w:date="2015-09-11T20:21:00Z">
        <w:r w:rsidR="0054722E">
          <w:rPr>
            <w:rFonts w:ascii="Times New Roman" w:hAnsi="Times New Roman" w:cs="Times New Roman"/>
          </w:rPr>
          <w:t xml:space="preserve">as </w:t>
        </w:r>
      </w:ins>
      <w:ins w:id="662" w:author="Juan Carlos Martinez Mori" w:date="2015-09-11T20:19:00Z">
        <w:del w:id="663" w:author="Juan Carlos Martinez Mori" w:date="2015-09-11T20:21:00Z">
          <w:r w:rsidR="008602EC" w:rsidDel="0054722E">
            <w:rPr>
              <w:rFonts w:ascii="Times New Roman" w:hAnsi="Times New Roman" w:cs="Times New Roman"/>
            </w:rPr>
            <w:delText>ere</w:delText>
          </w:r>
        </w:del>
      </w:ins>
      <w:ins w:id="664" w:author="Juan Carlos Martinez Mori" w:date="2015-09-11T20:18:00Z">
        <w:del w:id="665" w:author="Juan Carlos Martinez Mori" w:date="2015-09-11T20:21:00Z">
          <w:r w:rsidR="008602EC" w:rsidDel="0054722E">
            <w:rPr>
              <w:rFonts w:ascii="Times New Roman" w:hAnsi="Times New Roman" w:cs="Times New Roman"/>
            </w:rPr>
            <w:delText xml:space="preserve"> </w:delText>
          </w:r>
        </w:del>
        <w:r w:rsidR="008602EC">
          <w:rPr>
            <w:rFonts w:ascii="Times New Roman" w:hAnsi="Times New Roman" w:cs="Times New Roman"/>
          </w:rPr>
          <w:t>computed</w:t>
        </w:r>
      </w:ins>
      <w:ins w:id="666" w:author="Juan Carlos Martinez Mori" w:date="2015-09-11T20:27:00Z">
        <w:r w:rsidR="00431663">
          <w:rPr>
            <w:rFonts w:ascii="Times New Roman" w:hAnsi="Times New Roman" w:cs="Times New Roman"/>
          </w:rPr>
          <w:t xml:space="preserve"> </w:t>
        </w:r>
      </w:ins>
      <w:ins w:id="667" w:author="Juan Carlos Martinez Mori" w:date="2015-09-12T09:32:00Z">
        <w:r w:rsidR="00BA5A5C">
          <w:rPr>
            <w:rFonts w:ascii="Times New Roman" w:hAnsi="Times New Roman" w:cs="Times New Roman"/>
          </w:rPr>
          <w:t xml:space="preserve">for a </w:t>
        </w:r>
        <w:commentRangeStart w:id="668"/>
        <w:r w:rsidR="00BA5A5C">
          <w:rPr>
            <w:rFonts w:ascii="Times New Roman" w:hAnsi="Times New Roman" w:cs="Times New Roman"/>
          </w:rPr>
          <w:t>specified month</w:t>
        </w:r>
      </w:ins>
      <w:commentRangeEnd w:id="668"/>
      <w:r w:rsidR="000B0C17">
        <w:rPr>
          <w:rStyle w:val="CommentReference"/>
        </w:rPr>
        <w:commentReference w:id="668"/>
      </w:r>
      <w:ins w:id="669" w:author="Juan Carlos Martinez Mori" w:date="2015-09-12T09:32:00Z">
        <w:r w:rsidR="00BA5A5C">
          <w:rPr>
            <w:rFonts w:ascii="Times New Roman" w:hAnsi="Times New Roman" w:cs="Times New Roman"/>
          </w:rPr>
          <w:t xml:space="preserve"> </w:t>
        </w:r>
      </w:ins>
      <w:ins w:id="670" w:author="Juan Carlos Martinez Mori" w:date="2015-09-11T20:27:00Z">
        <w:r w:rsidR="00431663">
          <w:rPr>
            <w:rFonts w:ascii="Times New Roman" w:hAnsi="Times New Roman" w:cs="Times New Roman"/>
          </w:rPr>
          <w:t>and presented as a single value.</w:t>
        </w:r>
      </w:ins>
      <w:ins w:id="671" w:author="Juan Carlos Martinez Mori" w:date="2015-09-11T20:18:00Z">
        <w:del w:id="672" w:author="Juan Carlos Martinez Mori" w:date="2015-09-11T20:27:00Z">
          <w:r w:rsidR="008602EC" w:rsidDel="00431663">
            <w:rPr>
              <w:rFonts w:ascii="Times New Roman" w:hAnsi="Times New Roman" w:cs="Times New Roman"/>
            </w:rPr>
            <w:delText>.</w:delText>
          </w:r>
        </w:del>
      </w:ins>
    </w:p>
    <w:p w14:paraId="32B96D9A" w14:textId="112B5A81" w:rsidR="00213F72" w:rsidRPr="00BA5A5C" w:rsidRDefault="00A46B9A">
      <w:pPr>
        <w:pStyle w:val="ListParagraph"/>
        <w:numPr>
          <w:ilvl w:val="0"/>
          <w:numId w:val="24"/>
        </w:numPr>
        <w:rPr>
          <w:ins w:id="673" w:author="Juan Carlos Martinez Mori" w:date="2015-09-11T20:22:00Z"/>
          <w:rFonts w:ascii="Times New Roman" w:hAnsi="Times New Roman" w:cs="Times New Roman"/>
          <w:rPrChange w:id="674" w:author="Juan Carlos Martinez Mori" w:date="2015-09-12T09:39:00Z">
            <w:rPr>
              <w:ins w:id="675" w:author="Juan Carlos Martinez Mori" w:date="2015-09-11T20:22:00Z"/>
            </w:rPr>
          </w:rPrChange>
        </w:rPr>
        <w:pPrChange w:id="676" w:author="Juan Carlos Martinez Mori" w:date="2015-09-12T09:39:00Z">
          <w:pPr>
            <w:ind w:left="360"/>
            <w:jc w:val="center"/>
          </w:pPr>
        </w:pPrChange>
      </w:pPr>
      <w:ins w:id="677" w:author="Juan Carlos Martinez Mori" w:date="2015-09-11T19:58:00Z">
        <w:r>
          <w:rPr>
            <w:rFonts w:ascii="Times New Roman" w:hAnsi="Times New Roman" w:cs="Times New Roman"/>
          </w:rPr>
          <w:t>Congested hours:</w:t>
        </w:r>
      </w:ins>
      <w:ins w:id="678" w:author="Juan Carlos Martinez Mori" w:date="2015-09-11T20:13:00Z">
        <w:r w:rsidR="007E191B">
          <w:rPr>
            <w:rFonts w:ascii="Times New Roman" w:hAnsi="Times New Roman" w:cs="Times New Roman"/>
          </w:rPr>
          <w:t xml:space="preserve"> </w:t>
        </w:r>
      </w:ins>
      <w:ins w:id="679" w:author="Juan Carlos Martinez Mori" w:date="2015-09-12T17:26:00Z">
        <w:r w:rsidR="00395FA7">
          <w:rPr>
            <w:rFonts w:ascii="Times New Roman" w:hAnsi="Times New Roman" w:cs="Times New Roman"/>
          </w:rPr>
          <w:t>Days</w:t>
        </w:r>
      </w:ins>
      <w:commentRangeStart w:id="680"/>
      <w:ins w:id="681" w:author="Juan Carlos Martinez Mori" w:date="2015-09-11T20:13:00Z">
        <w:r w:rsidR="007E191B">
          <w:rPr>
            <w:rFonts w:ascii="Times New Roman" w:hAnsi="Times New Roman" w:cs="Times New Roman"/>
          </w:rPr>
          <w:t xml:space="preserve"> with particularly </w:t>
        </w:r>
      </w:ins>
      <w:ins w:id="682" w:author="Juan Carlos Martinez Mori" w:date="2015-09-11T20:14:00Z">
        <w:r w:rsidR="007E191B">
          <w:rPr>
            <w:rFonts w:ascii="Times New Roman" w:hAnsi="Times New Roman" w:cs="Times New Roman"/>
          </w:rPr>
          <w:t xml:space="preserve">severe </w:t>
        </w:r>
        <w:r w:rsidR="00395FA7">
          <w:rPr>
            <w:rFonts w:ascii="Times New Roman" w:hAnsi="Times New Roman" w:cs="Times New Roman"/>
          </w:rPr>
          <w:t>congestion</w:t>
        </w:r>
      </w:ins>
      <w:ins w:id="683" w:author="Juan Carlos Martinez Mori" w:date="2015-09-12T17:26:00Z">
        <w:r w:rsidR="00395FA7">
          <w:rPr>
            <w:rFonts w:ascii="Times New Roman" w:hAnsi="Times New Roman" w:cs="Times New Roman"/>
          </w:rPr>
          <w:t xml:space="preserve"> within a specified</w:t>
        </w:r>
      </w:ins>
      <w:ins w:id="684" w:author="Juan Carlos Martinez Mori" w:date="2015-09-12T17:27:00Z">
        <w:r w:rsidR="00395FA7">
          <w:rPr>
            <w:rFonts w:ascii="Times New Roman" w:hAnsi="Times New Roman" w:cs="Times New Roman"/>
          </w:rPr>
          <w:t xml:space="preserve"> month</w:t>
        </w:r>
      </w:ins>
      <w:ins w:id="685" w:author="Juan Carlos Martinez Mori" w:date="2015-09-11T20:14:00Z">
        <w:r w:rsidR="00395FA7">
          <w:rPr>
            <w:rFonts w:ascii="Times New Roman" w:hAnsi="Times New Roman" w:cs="Times New Roman"/>
          </w:rPr>
          <w:t xml:space="preserve"> were</w:t>
        </w:r>
        <w:r w:rsidR="007E191B">
          <w:rPr>
            <w:rFonts w:ascii="Times New Roman" w:hAnsi="Times New Roman" w:cs="Times New Roman"/>
          </w:rPr>
          <w:t xml:space="preserve"> chosen</w:t>
        </w:r>
      </w:ins>
      <w:ins w:id="686" w:author="Juan Carlos Martinez Mori" w:date="2015-09-12T17:28:00Z">
        <w:r w:rsidR="00395FA7">
          <w:rPr>
            <w:rFonts w:ascii="Times New Roman" w:hAnsi="Times New Roman" w:cs="Times New Roman"/>
          </w:rPr>
          <w:t xml:space="preserve"> (by visual inspection)</w:t>
        </w:r>
      </w:ins>
      <w:ins w:id="687" w:author="Juan Carlos Martinez Mori" w:date="2015-09-11T20:14:00Z">
        <w:r w:rsidR="007E191B">
          <w:rPr>
            <w:rFonts w:ascii="Times New Roman" w:hAnsi="Times New Roman" w:cs="Times New Roman"/>
          </w:rPr>
          <w:t>.</w:t>
        </w:r>
      </w:ins>
      <w:commentRangeEnd w:id="680"/>
      <w:r w:rsidR="008324CE">
        <w:rPr>
          <w:rStyle w:val="CommentReference"/>
        </w:rPr>
        <w:commentReference w:id="680"/>
      </w:r>
      <w:ins w:id="688" w:author="Juan Carlos Martinez Mori" w:date="2015-09-11T20:14:00Z">
        <w:r w:rsidR="007E191B">
          <w:rPr>
            <w:rFonts w:ascii="Times New Roman" w:hAnsi="Times New Roman" w:cs="Times New Roman"/>
          </w:rPr>
          <w:t xml:space="preserve"> The missing data </w:t>
        </w:r>
      </w:ins>
      <w:ins w:id="689" w:author="Juan Carlos Martinez Mori" w:date="2015-09-12T09:34:00Z">
        <w:r w:rsidR="00BA5A5C">
          <w:rPr>
            <w:rFonts w:ascii="Times New Roman" w:hAnsi="Times New Roman" w:cs="Times New Roman"/>
          </w:rPr>
          <w:t xml:space="preserve">of a set of sensors </w:t>
        </w:r>
      </w:ins>
      <w:ins w:id="690" w:author="Juan Carlos Martinez Mori" w:date="2015-09-11T20:14:00Z">
        <w:r w:rsidR="007E191B">
          <w:rPr>
            <w:rFonts w:ascii="Times New Roman" w:hAnsi="Times New Roman" w:cs="Times New Roman"/>
          </w:rPr>
          <w:t>w</w:t>
        </w:r>
      </w:ins>
      <w:ins w:id="691" w:author="Juan Carlos Martinez Mori" w:date="2015-09-12T09:34:00Z">
        <w:r w:rsidR="00BA5A5C">
          <w:rPr>
            <w:rFonts w:ascii="Times New Roman" w:hAnsi="Times New Roman" w:cs="Times New Roman"/>
          </w:rPr>
          <w:t>as</w:t>
        </w:r>
      </w:ins>
      <w:ins w:id="692" w:author="Juan Carlos Martinez Mori" w:date="2015-09-11T20:14:00Z">
        <w:del w:id="693" w:author="Juan Carlos Martinez Mori" w:date="2015-09-12T09:34:00Z">
          <w:r w:rsidR="007E191B" w:rsidDel="00BA5A5C">
            <w:rPr>
              <w:rFonts w:ascii="Times New Roman" w:hAnsi="Times New Roman" w:cs="Times New Roman"/>
            </w:rPr>
            <w:delText>as</w:delText>
          </w:r>
        </w:del>
        <w:r w:rsidR="007E191B">
          <w:rPr>
            <w:rFonts w:ascii="Times New Roman" w:hAnsi="Times New Roman" w:cs="Times New Roman"/>
          </w:rPr>
          <w:t xml:space="preserve"> computed for</w:t>
        </w:r>
      </w:ins>
      <w:ins w:id="694" w:author="Juan Carlos Martinez Mori" w:date="2015-09-12T09:34:00Z">
        <w:r w:rsidR="00BA5A5C">
          <w:rPr>
            <w:rFonts w:ascii="Times New Roman" w:hAnsi="Times New Roman" w:cs="Times New Roman"/>
          </w:rPr>
          <w:t xml:space="preserve"> </w:t>
        </w:r>
      </w:ins>
      <w:ins w:id="695" w:author="Juan Carlos Martinez Mori" w:date="2015-09-12T09:35:00Z">
        <w:r w:rsidR="00BA5A5C">
          <w:rPr>
            <w:rFonts w:ascii="Times New Roman" w:hAnsi="Times New Roman" w:cs="Times New Roman"/>
          </w:rPr>
          <w:t xml:space="preserve">the </w:t>
        </w:r>
      </w:ins>
      <w:ins w:id="696" w:author="Juan Carlos Martinez Mori" w:date="2015-09-12T09:36:00Z">
        <w:r w:rsidR="00BA5A5C">
          <w:rPr>
            <w:rFonts w:ascii="Times New Roman" w:hAnsi="Times New Roman" w:cs="Times New Roman"/>
          </w:rPr>
          <w:lastRenderedPageBreak/>
          <w:t xml:space="preserve">relevant time </w:t>
        </w:r>
      </w:ins>
      <w:ins w:id="697" w:author="Juan Carlos Martinez Mori" w:date="2015-09-12T09:39:00Z">
        <w:r w:rsidR="00BA5A5C">
          <w:rPr>
            <w:rFonts w:ascii="Times New Roman" w:hAnsi="Times New Roman" w:cs="Times New Roman"/>
          </w:rPr>
          <w:t>interval</w:t>
        </w:r>
      </w:ins>
      <w:ins w:id="698" w:author="Juan Carlos Martinez Mori" w:date="2015-09-12T09:35:00Z">
        <w:r w:rsidR="00BA5A5C">
          <w:rPr>
            <w:rFonts w:ascii="Times New Roman" w:hAnsi="Times New Roman" w:cs="Times New Roman"/>
          </w:rPr>
          <w:t xml:space="preserve"> (with a few hours before and after congestion)</w:t>
        </w:r>
      </w:ins>
      <w:ins w:id="699" w:author="Juan Carlos Martinez Mori" w:date="2015-09-12T09:36:00Z">
        <w:r w:rsidR="00BA5A5C">
          <w:rPr>
            <w:rFonts w:ascii="Times New Roman" w:hAnsi="Times New Roman" w:cs="Times New Roman"/>
          </w:rPr>
          <w:t xml:space="preserve">. This was presented per sensor and as a set </w:t>
        </w:r>
      </w:ins>
      <w:ins w:id="700" w:author="Juan Carlos Martinez Mori" w:date="2015-09-12T17:29:00Z">
        <w:r w:rsidR="00395FA7">
          <w:rPr>
            <w:rFonts w:ascii="Times New Roman" w:hAnsi="Times New Roman" w:cs="Times New Roman"/>
          </w:rPr>
          <w:t xml:space="preserve">monthly </w:t>
        </w:r>
      </w:ins>
      <w:ins w:id="701" w:author="Juan Carlos Martinez Mori" w:date="2015-09-12T09:36:00Z">
        <w:r w:rsidR="00BA5A5C">
          <w:rPr>
            <w:rFonts w:ascii="Times New Roman" w:hAnsi="Times New Roman" w:cs="Times New Roman"/>
          </w:rPr>
          <w:t>average.</w:t>
        </w:r>
      </w:ins>
      <w:ins w:id="702" w:author="Juan Carlos Martinez Mori" w:date="2015-09-11T20:14:00Z">
        <w:del w:id="703" w:author="Juan Carlos Martinez Mori" w:date="2015-09-12T09:39:00Z">
          <w:r w:rsidR="007E191B" w:rsidRPr="00BA5A5C" w:rsidDel="00BA5A5C">
            <w:rPr>
              <w:rFonts w:ascii="Times New Roman" w:hAnsi="Times New Roman" w:cs="Times New Roman"/>
              <w:rPrChange w:id="704" w:author="Juan Carlos Martinez Mori" w:date="2015-09-12T09:39:00Z">
                <w:rPr/>
              </w:rPrChange>
            </w:rPr>
            <w:delText xml:space="preserve"> the entire afternoon of </w:delText>
          </w:r>
        </w:del>
        <w:del w:id="705" w:author="Juan Carlos Martinez Mori" w:date="2015-09-12T09:33:00Z">
          <w:r w:rsidR="007E191B" w:rsidRPr="00BA5A5C" w:rsidDel="00BA5A5C">
            <w:rPr>
              <w:rFonts w:ascii="Times New Roman" w:hAnsi="Times New Roman" w:cs="Times New Roman"/>
              <w:rPrChange w:id="706" w:author="Juan Carlos Martinez Mori" w:date="2015-09-12T09:39:00Z">
                <w:rPr/>
              </w:rPrChange>
            </w:rPr>
            <w:delText>such</w:delText>
          </w:r>
        </w:del>
        <w:del w:id="707" w:author="Juan Carlos Martinez Mori" w:date="2015-09-12T09:39:00Z">
          <w:r w:rsidR="007E191B" w:rsidRPr="00BA5A5C" w:rsidDel="00BA5A5C">
            <w:rPr>
              <w:rFonts w:ascii="Times New Roman" w:hAnsi="Times New Roman" w:cs="Times New Roman"/>
              <w:rPrChange w:id="708" w:author="Juan Carlos Martinez Mori" w:date="2015-09-12T09:39:00Z">
                <w:rPr/>
              </w:rPrChange>
            </w:rPr>
            <w:delText xml:space="preserve"> day (12:00 – </w:delText>
          </w:r>
        </w:del>
      </w:ins>
      <w:ins w:id="709" w:author="Juan Carlos Martinez Mori" w:date="2015-09-11T20:16:00Z">
        <w:del w:id="710" w:author="Juan Carlos Martinez Mori" w:date="2015-09-12T09:39:00Z">
          <w:r w:rsidR="008602EC" w:rsidRPr="00BA5A5C" w:rsidDel="00BA5A5C">
            <w:rPr>
              <w:rFonts w:ascii="Times New Roman" w:hAnsi="Times New Roman" w:cs="Times New Roman"/>
              <w:rPrChange w:id="711" w:author="Juan Carlos Martinez Mori" w:date="2015-09-12T09:39:00Z">
                <w:rPr/>
              </w:rPrChange>
            </w:rPr>
            <w:delText>19</w:delText>
          </w:r>
        </w:del>
      </w:ins>
      <w:ins w:id="712" w:author="Juan Carlos Martinez Mori" w:date="2015-09-11T20:14:00Z">
        <w:del w:id="713" w:author="Juan Carlos Martinez Mori" w:date="2015-09-12T09:39:00Z">
          <w:r w:rsidR="007E191B" w:rsidRPr="00BA5A5C" w:rsidDel="00BA5A5C">
            <w:rPr>
              <w:rFonts w:ascii="Times New Roman" w:hAnsi="Times New Roman" w:cs="Times New Roman"/>
              <w:rPrChange w:id="714" w:author="Juan Carlos Martinez Mori" w:date="2015-09-12T09:39:00Z">
                <w:rPr/>
              </w:rPrChange>
            </w:rPr>
            <w:delText>:00)</w:delText>
          </w:r>
        </w:del>
      </w:ins>
      <w:ins w:id="715" w:author="Juan Carlos Martinez Mori" w:date="2015-09-11T20:29:00Z">
        <w:del w:id="716" w:author="Juan Carlos Martinez Mori" w:date="2015-09-12T09:39:00Z">
          <w:r w:rsidR="00431663" w:rsidRPr="00BA5A5C" w:rsidDel="00BA5A5C">
            <w:rPr>
              <w:rFonts w:ascii="Times New Roman" w:hAnsi="Times New Roman" w:cs="Times New Roman"/>
              <w:rPrChange w:id="717" w:author="Juan Carlos Martinez Mori" w:date="2015-09-12T09:39:00Z">
                <w:rPr/>
              </w:rPrChange>
            </w:rPr>
            <w:delText xml:space="preserve"> and presented</w:delText>
          </w:r>
        </w:del>
        <w:del w:id="718" w:author="Juan Carlos Martinez Mori" w:date="2015-09-12T09:33:00Z">
          <w:r w:rsidR="00431663" w:rsidRPr="00BA5A5C" w:rsidDel="00BA5A5C">
            <w:rPr>
              <w:rFonts w:ascii="Times New Roman" w:hAnsi="Times New Roman" w:cs="Times New Roman"/>
              <w:rPrChange w:id="719" w:author="Juan Carlos Martinez Mori" w:date="2015-09-12T09:39:00Z">
                <w:rPr/>
              </w:rPrChange>
            </w:rPr>
            <w:delText xml:space="preserve"> </w:delText>
          </w:r>
        </w:del>
      </w:ins>
      <w:ins w:id="720" w:author="Juan Carlos Martinez Mori" w:date="2015-09-11T20:30:00Z">
        <w:del w:id="721" w:author="Juan Carlos Martinez Mori" w:date="2015-09-12T09:33:00Z">
          <w:r w:rsidR="00431663" w:rsidRPr="00BA5A5C" w:rsidDel="00BA5A5C">
            <w:rPr>
              <w:rFonts w:ascii="Times New Roman" w:hAnsi="Times New Roman" w:cs="Times New Roman"/>
              <w:rPrChange w:id="722" w:author="Juan Carlos Martinez Mori" w:date="2015-09-12T09:39:00Z">
                <w:rPr/>
              </w:rPrChange>
            </w:rPr>
            <w:delText>both for each</w:delText>
          </w:r>
        </w:del>
        <w:del w:id="723" w:author="Juan Carlos Martinez Mori" w:date="2015-09-12T09:39:00Z">
          <w:r w:rsidR="00431663" w:rsidRPr="00BA5A5C" w:rsidDel="00BA5A5C">
            <w:rPr>
              <w:rFonts w:ascii="Times New Roman" w:hAnsi="Times New Roman" w:cs="Times New Roman"/>
              <w:rPrChange w:id="724" w:author="Juan Carlos Martinez Mori" w:date="2015-09-12T09:39:00Z">
                <w:rPr/>
              </w:rPrChange>
            </w:rPr>
            <w:delText xml:space="preserve"> sensor and as an average.</w:delText>
          </w:r>
        </w:del>
      </w:ins>
      <w:ins w:id="725" w:author="Juan Carlos Martinez Mori" w:date="2015-09-11T20:29:00Z">
        <w:del w:id="726" w:author="Juan Carlos Martinez Mori" w:date="2015-09-12T09:39:00Z">
          <w:r w:rsidR="00431663" w:rsidRPr="00BA5A5C" w:rsidDel="00BA5A5C">
            <w:rPr>
              <w:rFonts w:ascii="Times New Roman" w:hAnsi="Times New Roman" w:cs="Times New Roman"/>
              <w:rPrChange w:id="727" w:author="Juan Carlos Martinez Mori" w:date="2015-09-12T09:39:00Z">
                <w:rPr/>
              </w:rPrChange>
            </w:rPr>
            <w:delText xml:space="preserve"> </w:delText>
          </w:r>
        </w:del>
      </w:ins>
      <w:ins w:id="728" w:author="Juan Carlos Martinez Mori" w:date="2015-09-11T20:14:00Z">
        <w:del w:id="729" w:author="Juan Carlos Martinez Mori" w:date="2015-09-11T20:29:00Z">
          <w:r w:rsidR="007E191B" w:rsidRPr="00BA5A5C" w:rsidDel="00431663">
            <w:rPr>
              <w:rFonts w:ascii="Times New Roman" w:hAnsi="Times New Roman" w:cs="Times New Roman"/>
              <w:rPrChange w:id="730" w:author="Juan Carlos Martinez Mori" w:date="2015-09-12T09:39:00Z">
                <w:rPr/>
              </w:rPrChange>
            </w:rPr>
            <w:delText>.</w:delText>
          </w:r>
        </w:del>
      </w:ins>
    </w:p>
    <w:p w14:paraId="55EB438B" w14:textId="2EE60CB2" w:rsidR="00C616EA" w:rsidRPr="00A46B9A" w:rsidDel="00431663" w:rsidRDefault="00C616EA">
      <w:pPr>
        <w:pStyle w:val="ListParagraph"/>
        <w:numPr>
          <w:ilvl w:val="0"/>
          <w:numId w:val="24"/>
        </w:numPr>
        <w:rPr>
          <w:ins w:id="731" w:author="Li, Yanning" w:date="2015-09-10T11:31:00Z"/>
          <w:del w:id="732" w:author="Juan Carlos Martinez Mori" w:date="2015-09-11T20:29:00Z"/>
          <w:rFonts w:ascii="Times New Roman" w:hAnsi="Times New Roman" w:cs="Times New Roman"/>
        </w:rPr>
        <w:pPrChange w:id="733" w:author="Juan Carlos Martinez Mori" w:date="2015-09-11T19:58:00Z">
          <w:pPr>
            <w:ind w:left="360"/>
            <w:jc w:val="center"/>
          </w:pPr>
        </w:pPrChange>
      </w:pPr>
      <w:del w:id="734" w:author="Juan Carlos Martinez Mori" w:date="2015-09-11T20:29:00Z">
        <w:r w:rsidDel="00431663">
          <w:rPr>
            <w:noProof/>
          </w:rPr>
          <w:drawing>
            <wp:inline distT="0" distB="0" distL="0" distR="0" wp14:anchorId="69D5FE1E" wp14:editId="13EE3109">
              <wp:extent cx="2981023" cy="542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86" t="50576" r="36494" b="37970"/>
                      <a:stretch/>
                    </pic:blipFill>
                    <pic:spPr bwMode="auto">
                      <a:xfrm>
                        <a:off x="0" y="0"/>
                        <a:ext cx="2993802" cy="54458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del>
    </w:p>
    <w:p w14:paraId="7D021EE5" w14:textId="481AF08A" w:rsidR="007C454A" w:rsidDel="00A46B9A" w:rsidRDefault="007C454A">
      <w:pPr>
        <w:ind w:left="360"/>
        <w:rPr>
          <w:ins w:id="735" w:author="Li, Yanning" w:date="2015-09-10T11:31:00Z"/>
          <w:del w:id="736" w:author="Juan Carlos Martinez Mori" w:date="2015-09-11T19:58:00Z"/>
          <w:rFonts w:ascii="Times New Roman" w:hAnsi="Times New Roman" w:cs="Times New Roman"/>
        </w:rPr>
        <w:pPrChange w:id="737" w:author="Li, Yanning" w:date="2015-09-10T11:31:00Z">
          <w:pPr>
            <w:ind w:left="360"/>
            <w:jc w:val="center"/>
          </w:pPr>
        </w:pPrChange>
      </w:pPr>
      <w:ins w:id="738" w:author="Li, Yanning" w:date="2015-09-10T11:31:00Z">
        <w:del w:id="739" w:author="Juan Carlos Martinez Mori" w:date="2015-09-11T19:58:00Z">
          <w:r w:rsidDel="00A46B9A">
            <w:rPr>
              <w:rFonts w:ascii="Times New Roman" w:hAnsi="Times New Roman" w:cs="Times New Roman"/>
            </w:rPr>
            <w:delText>Percent missing in peak hours</w:delText>
          </w:r>
        </w:del>
      </w:ins>
    </w:p>
    <w:p w14:paraId="57EE8224" w14:textId="30FB20E2" w:rsidR="00FE4D0E" w:rsidDel="007E191B" w:rsidRDefault="007C454A">
      <w:pPr>
        <w:ind w:left="360"/>
        <w:rPr>
          <w:ins w:id="740" w:author="Li, Yanning" w:date="2015-09-10T11:31:00Z"/>
          <w:del w:id="741" w:author="Juan Carlos Martinez Mori" w:date="2015-09-11T20:15:00Z"/>
          <w:rFonts w:ascii="Times New Roman" w:hAnsi="Times New Roman" w:cs="Times New Roman"/>
        </w:rPr>
        <w:pPrChange w:id="742" w:author="Li, Yanning" w:date="2015-09-10T11:32:00Z">
          <w:pPr>
            <w:ind w:left="360"/>
            <w:jc w:val="center"/>
          </w:pPr>
        </w:pPrChange>
      </w:pPr>
      <w:ins w:id="743" w:author="Li, Yanning" w:date="2015-09-10T11:31:00Z">
        <w:del w:id="744" w:author="Juan Carlos Martinez Mori" w:date="2015-09-11T20:15:00Z">
          <w:r w:rsidDel="007E191B">
            <w:rPr>
              <w:rFonts w:ascii="Times New Roman" w:hAnsi="Times New Roman" w:cs="Times New Roman"/>
            </w:rPr>
            <w:delText>Percent missing in congested hours</w:delText>
          </w:r>
          <w:r w:rsidR="00E442B4" w:rsidDel="007E191B">
            <w:rPr>
              <w:rFonts w:ascii="Times New Roman" w:hAnsi="Times New Roman" w:cs="Times New Roman"/>
            </w:rPr>
            <w:tab/>
          </w:r>
        </w:del>
      </w:ins>
    </w:p>
    <w:p w14:paraId="28358AD3" w14:textId="4D083617" w:rsidR="007C454A" w:rsidDel="007E191B" w:rsidRDefault="005960BA">
      <w:pPr>
        <w:rPr>
          <w:ins w:id="745" w:author="Li, Yanning" w:date="2015-09-10T11:33:00Z"/>
          <w:del w:id="746" w:author="Juan Carlos Martinez Mori" w:date="2015-09-11T20:12:00Z"/>
          <w:rFonts w:ascii="Times New Roman" w:hAnsi="Times New Roman" w:cs="Times New Roman"/>
        </w:rPr>
        <w:pPrChange w:id="747" w:author="Juan Carlos Martinez Mori" w:date="2015-09-11T20:12:00Z">
          <w:pPr>
            <w:ind w:left="360"/>
            <w:jc w:val="center"/>
          </w:pPr>
        </w:pPrChange>
      </w:pPr>
      <w:ins w:id="748" w:author="Li, Yanning" w:date="2015-09-10T11:32:00Z">
        <w:del w:id="749" w:author="Juan Carlos Martinez Mori" w:date="2015-09-11T20:12:00Z">
          <w:r w:rsidDel="007E191B">
            <w:rPr>
              <w:rFonts w:ascii="Times New Roman" w:hAnsi="Times New Roman" w:cs="Times New Roman"/>
            </w:rPr>
            <w:delText>Your other numbers</w:delText>
          </w:r>
        </w:del>
      </w:ins>
    </w:p>
    <w:p w14:paraId="4B6D9B24" w14:textId="77777777" w:rsidR="00654167" w:rsidRDefault="00654167">
      <w:pPr>
        <w:rPr>
          <w:ins w:id="750" w:author="Li, Yanning" w:date="2015-09-10T11:33:00Z"/>
          <w:rFonts w:ascii="Times New Roman" w:hAnsi="Times New Roman" w:cs="Times New Roman"/>
        </w:rPr>
        <w:pPrChange w:id="751" w:author="Juan Carlos Martinez Mori" w:date="2015-09-11T20:12:00Z">
          <w:pPr>
            <w:ind w:left="360"/>
            <w:jc w:val="center"/>
          </w:pPr>
        </w:pPrChange>
      </w:pPr>
    </w:p>
    <w:p w14:paraId="46E587B3" w14:textId="3961D5CD" w:rsidR="00654167" w:rsidDel="005F7279" w:rsidRDefault="00654167">
      <w:pPr>
        <w:pStyle w:val="ListParagraph"/>
        <w:numPr>
          <w:ilvl w:val="2"/>
          <w:numId w:val="9"/>
        </w:numPr>
        <w:jc w:val="both"/>
        <w:rPr>
          <w:ins w:id="752" w:author="Juan Carlos Martinez Mori" w:date="2015-09-11T19:49:00Z"/>
          <w:del w:id="753" w:author="Juan Carlos Martinez Mori" w:date="2015-09-12T08:49:00Z"/>
          <w:rFonts w:ascii="Times New Roman" w:hAnsi="Times New Roman" w:cs="Times New Roman"/>
          <w:b/>
        </w:rPr>
        <w:pPrChange w:id="754" w:author="Li, Yanning" w:date="2015-09-10T11:33:00Z">
          <w:pPr>
            <w:ind w:left="360"/>
            <w:jc w:val="center"/>
          </w:pPr>
        </w:pPrChange>
      </w:pPr>
      <w:ins w:id="755" w:author="Li, Yanning" w:date="2015-09-10T11:33:00Z">
        <w:r>
          <w:rPr>
            <w:rFonts w:ascii="Times New Roman" w:hAnsi="Times New Roman" w:cs="Times New Roman"/>
            <w:b/>
          </w:rPr>
          <w:t>Metric for Data Inconsistency</w:t>
        </w:r>
      </w:ins>
    </w:p>
    <w:p w14:paraId="12D9E750" w14:textId="77777777" w:rsidR="00B63E6D" w:rsidRPr="005F7279" w:rsidDel="005F7279" w:rsidRDefault="00B63E6D">
      <w:pPr>
        <w:pStyle w:val="ListParagraph"/>
        <w:numPr>
          <w:ilvl w:val="2"/>
          <w:numId w:val="9"/>
        </w:numPr>
        <w:jc w:val="both"/>
        <w:rPr>
          <w:ins w:id="756" w:author="Juan Carlos Martinez Mori" w:date="2015-09-11T19:49:00Z"/>
          <w:del w:id="757" w:author="Juan Carlos Martinez Mori" w:date="2015-09-12T08:49:00Z"/>
          <w:rFonts w:ascii="Times New Roman" w:hAnsi="Times New Roman" w:cs="Times New Roman"/>
          <w:b/>
          <w:rPrChange w:id="758" w:author="Juan Carlos Martinez Mori" w:date="2015-09-12T08:49:00Z">
            <w:rPr>
              <w:ins w:id="759" w:author="Juan Carlos Martinez Mori" w:date="2015-09-11T19:49:00Z"/>
              <w:del w:id="760" w:author="Juan Carlos Martinez Mori" w:date="2015-09-12T08:49:00Z"/>
            </w:rPr>
          </w:rPrChange>
        </w:rPr>
        <w:pPrChange w:id="761" w:author="Juan Carlos Martinez Mori" w:date="2015-09-12T08:49:00Z">
          <w:pPr>
            <w:pStyle w:val="ListParagraph"/>
            <w:numPr>
              <w:numId w:val="9"/>
            </w:numPr>
            <w:ind w:left="1080" w:hanging="720"/>
            <w:jc w:val="both"/>
          </w:pPr>
        </w:pPrChange>
      </w:pPr>
      <w:ins w:id="762" w:author="Juan Carlos Martinez Mori" w:date="2015-09-11T19:49:00Z">
        <w:del w:id="763" w:author="Juan Carlos Martinez Mori" w:date="2015-09-12T08:49:00Z">
          <w:r w:rsidRPr="005F7279" w:rsidDel="005F7279">
            <w:rPr>
              <w:rFonts w:ascii="Times New Roman" w:hAnsi="Times New Roman" w:cs="Times New Roman"/>
              <w:b/>
              <w:rPrChange w:id="764" w:author="Juan Carlos Martinez Mori" w:date="2015-09-12T08:49:00Z">
                <w:rPr/>
              </w:rPrChange>
            </w:rPr>
            <w:delText>Arithmetic Mean</w:delText>
          </w:r>
        </w:del>
      </w:ins>
    </w:p>
    <w:p w14:paraId="784E74B6" w14:textId="379B0D66" w:rsidR="00B63E6D" w:rsidRPr="00A15FF9" w:rsidDel="005F7279" w:rsidRDefault="00B63E6D">
      <w:pPr>
        <w:pStyle w:val="ListParagraph"/>
        <w:rPr>
          <w:ins w:id="765" w:author="Juan Carlos Martinez Mori" w:date="2015-09-11T19:49:00Z"/>
          <w:del w:id="766" w:author="Juan Carlos Martinez Mori" w:date="2015-09-12T08:49:00Z"/>
          <w:rFonts w:eastAsiaTheme="minorEastAsia"/>
          <w:noProof/>
        </w:rPr>
        <w:pPrChange w:id="767" w:author="Juan Carlos Martinez Mori" w:date="2015-09-12T08:49:00Z">
          <w:pPr>
            <w:ind w:left="360"/>
            <w:jc w:val="both"/>
          </w:pPr>
        </w:pPrChange>
      </w:pPr>
      <w:ins w:id="768" w:author="Juan Carlos Martinez Mori" w:date="2015-09-11T19:49:00Z">
        <w:del w:id="769" w:author="Juan Carlos Martinez Mori" w:date="2015-09-12T08:49:00Z">
          <w:r w:rsidDel="005F7279">
            <w:rPr>
              <w:noProof/>
            </w:rPr>
            <mc:AlternateContent>
              <mc:Choice Requires="wpg">
                <w:drawing>
                  <wp:anchor distT="0" distB="0" distL="114300" distR="114300" simplePos="0" relativeHeight="251659776" behindDoc="0" locked="0" layoutInCell="1" allowOverlap="1" wp14:anchorId="70344687" wp14:editId="53540CCC">
                    <wp:simplePos x="0" y="0"/>
                    <wp:positionH relativeFrom="column">
                      <wp:posOffset>1590675</wp:posOffset>
                    </wp:positionH>
                    <wp:positionV relativeFrom="paragraph">
                      <wp:posOffset>384175</wp:posOffset>
                    </wp:positionV>
                    <wp:extent cx="3360420" cy="355600"/>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3360420" cy="355600"/>
                              <a:chOff x="0" y="0"/>
                              <a:chExt cx="3363766" cy="355806"/>
                            </a:xfrm>
                          </wpg:grpSpPr>
                          <wps:wsp>
                            <wps:cNvPr id="199" name="Text Box 2"/>
                            <wps:cNvSpPr txBox="1">
                              <a:spLocks noChangeArrowheads="1"/>
                            </wps:cNvSpPr>
                            <wps:spPr bwMode="auto">
                              <a:xfrm>
                                <a:off x="0" y="0"/>
                                <a:ext cx="1005840" cy="355600"/>
                              </a:xfrm>
                              <a:prstGeom prst="rect">
                                <a:avLst/>
                              </a:prstGeom>
                              <a:solidFill>
                                <a:srgbClr val="FFFFFF"/>
                              </a:solidFill>
                              <a:ln w="9525">
                                <a:noFill/>
                                <a:miter lim="800000"/>
                                <a:headEnd/>
                                <a:tailEnd/>
                              </a:ln>
                            </wps:spPr>
                            <wps:txbx>
                              <w:txbxContent>
                                <w:p w14:paraId="09AFCCD2" w14:textId="77777777" w:rsidR="00B0021C" w:rsidRDefault="008639F2" w:rsidP="00B63E6D">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0021C">
                                    <w:rPr>
                                      <w:rFonts w:eastAsiaTheme="minorEastAsia"/>
                                    </w:rPr>
                                    <w:t xml:space="preserve">    </w:t>
                                  </w:r>
                                  <w:r w:rsidR="00B0021C">
                                    <w:rPr>
                                      <w:rFonts w:eastAsiaTheme="minorEastAsia"/>
                                    </w:rPr>
                                    <w:br/>
                                    <w:t xml:space="preserve">  </w:t>
                                  </w:r>
                                  <w:r w:rsidR="00B0021C">
                                    <w:rPr>
                                      <w:rFonts w:eastAsiaTheme="minorEastAsia"/>
                                    </w:rPr>
                                    <w:tab/>
                                  </w:r>
                                </w:p>
                              </w:txbxContent>
                            </wps:txbx>
                            <wps:bodyPr rot="0" vert="horz" wrap="square" lIns="91440" tIns="45720" rIns="91440" bIns="45720" anchor="t" anchorCtr="0">
                              <a:noAutofit/>
                            </wps:bodyPr>
                          </wps:wsp>
                          <wps:wsp>
                            <wps:cNvPr id="200" name="Text Box 2"/>
                            <wps:cNvSpPr txBox="1">
                              <a:spLocks noChangeArrowheads="1"/>
                            </wps:cNvSpPr>
                            <wps:spPr bwMode="auto">
                              <a:xfrm>
                                <a:off x="1345101" y="5286"/>
                                <a:ext cx="2018665" cy="350520"/>
                              </a:xfrm>
                              <a:prstGeom prst="rect">
                                <a:avLst/>
                              </a:prstGeom>
                              <a:solidFill>
                                <a:srgbClr val="FFFFFF"/>
                              </a:solidFill>
                              <a:ln w="9525">
                                <a:noFill/>
                                <a:miter lim="800000"/>
                                <a:headEnd/>
                                <a:tailEnd/>
                              </a:ln>
                            </wps:spPr>
                            <wps:txbx>
                              <w:txbxContent>
                                <w:p w14:paraId="2403DBCE" w14:textId="77777777" w:rsidR="00B0021C" w:rsidRPr="00937670" w:rsidRDefault="00B0021C" w:rsidP="00B63E6D">
                                  <w:pPr>
                                    <w:rPr>
                                      <w:rFonts w:eastAsiaTheme="minorEastAsia"/>
                                      <w:sz w:val="16"/>
                                      <w:szCs w:val="16"/>
                                    </w:rPr>
                                  </w:pPr>
                                  <m:oMathPara>
                                    <m:oMathParaPr>
                                      <m:jc m:val="left"/>
                                    </m:oMathParaPr>
                                    <m:oMath>
                                      <m:r>
                                        <w:rPr>
                                          <w:rFonts w:ascii="Cambria Math" w:hAnsi="Cambria Math"/>
                                          <w:sz w:val="16"/>
                                          <w:szCs w:val="16"/>
                                        </w:rPr>
                                        <m:t>n=Number of time intervals</m:t>
                                      </m:r>
                                      <m:r>
                                        <m:rPr>
                                          <m:sty m:val="p"/>
                                        </m:rPr>
                                        <w:rPr>
                                          <w:rFonts w:eastAsiaTheme="minorEastAsia"/>
                                          <w:sz w:val="16"/>
                                          <w:szCs w:val="16"/>
                                        </w:rPr>
                                        <w:br/>
                                      </m:r>
                                    </m:oMath>
                                    <m:oMath>
                                      <m:sSub>
                                        <m:sSubPr>
                                          <m:ctrlPr>
                                            <w:rPr>
                                              <w:rFonts w:ascii="Cambria Math" w:eastAsiaTheme="minorEastAsia" w:hAnsi="Cambria Math"/>
                                              <w:i/>
                                              <w:sz w:val="16"/>
                                              <w:szCs w:val="16"/>
                                            </w:rPr>
                                          </m:ctrlPr>
                                        </m:sSubPr>
                                        <m:e>
                                          <m:r>
                                            <w:rPr>
                                              <w:rFonts w:ascii="Cambria Math" w:eastAsiaTheme="minorEastAsia" w:hAnsi="Cambria Math" w:hint="eastAsia"/>
                                              <w:sz w:val="16"/>
                                              <w:szCs w:val="16"/>
                                            </w:rPr>
                                            <m:t>x</m:t>
                                          </m:r>
                                        </m:e>
                                        <m:sub>
                                          <m:r>
                                            <w:rPr>
                                              <w:rFonts w:ascii="Cambria Math" w:eastAsiaTheme="minorEastAsia" w:hAnsi="Cambria Math" w:hint="eastAsia"/>
                                              <w:sz w:val="16"/>
                                              <w:szCs w:val="16"/>
                                            </w:rPr>
                                            <m:t>i</m:t>
                                          </m:r>
                                        </m:sub>
                                      </m:sSub>
                                      <m:r>
                                        <w:rPr>
                                          <w:rFonts w:ascii="Cambria Math" w:eastAsiaTheme="minorEastAsia" w:hAnsi="Cambria Math" w:hint="eastAsia"/>
                                          <w:sz w:val="16"/>
                                          <w:szCs w:val="16"/>
                                        </w:rPr>
                                        <m:t>=Sensor reaeding at time interval i</m:t>
                                      </m:r>
                                    </m:oMath>
                                  </m:oMathPara>
                                </w:p>
                              </w:txbxContent>
                            </wps:txbx>
                            <wps:bodyPr rot="0" vert="horz" wrap="square" lIns="91440" tIns="45720" rIns="91440" bIns="45720" anchor="t" anchorCtr="0">
                              <a:noAutofit/>
                            </wps:bodyPr>
                          </wps:wsp>
                        </wpg:wgp>
                      </a:graphicData>
                    </a:graphic>
                  </wp:anchor>
                </w:drawing>
              </mc:Choice>
              <mc:Fallback xmlns:mv="urn:schemas-microsoft-com:mac:vml" xmlns:mo="http://schemas.microsoft.com/office/mac/office/2008/main">
                <w:pict>
                  <v:group w14:anchorId="70344687" id="Group_x0020_198" o:spid="_x0000_s1052" style="position:absolute;left:0;text-align:left;margin-left:125.25pt;margin-top:30.25pt;width:264.6pt;height:28pt;z-index:251659776;mso-position-horizontal-relative:text;mso-position-vertical-relative:text" coordsize="3363766,3558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">
                    <v:shape id="_x0000_s1053" type="#_x0000_t202" style="position:absolute;width:1005840;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HMLwQAA&#10;ANwAAAAPAAAAZHJzL2Rvd25yZXYueG1sRE/bisIwEH1f8B/CLPiy2FTxsu0aZRUUX718wNhML2wz&#10;KU3W1r83guDbHM51luve1OJGrassKxhHMQjizOqKCwWX8270DcJ5ZI21ZVJwJwfr1eBjiam2HR/p&#10;dvKFCCHsUlRQet+kUrqsJIMusg1x4HLbGvQBtoXULXYh3NRyEsdzabDi0FBiQ9uSsr/Tv1GQH7qv&#10;WdJd9/6yOE7nG6wWV3tXavjZ//6A8NT7t/jlPugwP0ng+Uy4QK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qxzC8EAAADcAAAADwAAAAAAAAAAAAAAAACXAgAAZHJzL2Rvd25y&#10;ZXYueG1sUEsFBgAAAAAEAAQA9QAAAIUDAAAAAA==&#10;" stroked="f">
                      <v:textbox>
                        <w:txbxContent>
                          <w:p w14:paraId="09AFCCD2" w14:textId="77777777" w:rsidR="00B0021C" w:rsidRDefault="0007502C" w:rsidP="00B63E6D">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0021C">
                              <w:rPr>
                                <w:rFonts w:eastAsiaTheme="minorEastAsia"/>
                              </w:rPr>
                              <w:t xml:space="preserve">    </w:t>
                            </w:r>
                            <w:r w:rsidR="00B0021C">
                              <w:rPr>
                                <w:rFonts w:eastAsiaTheme="minorEastAsia"/>
                              </w:rPr>
                              <w:br/>
                              <w:t xml:space="preserve">  </w:t>
                            </w:r>
                            <w:r w:rsidR="00B0021C">
                              <w:rPr>
                                <w:rFonts w:eastAsiaTheme="minorEastAsia"/>
                              </w:rPr>
                              <w:tab/>
                            </w:r>
                          </w:p>
                        </w:txbxContent>
                      </v:textbox>
                    </v:shape>
                    <v:shape id="_x0000_s1054" type="#_x0000_t202" style="position:absolute;left:1345101;top:5286;width:2018665;height:350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uS5twgAA&#10;ANwAAAAPAAAAZHJzL2Rvd25yZXYueG1sRI/disIwFITvF3yHcARvFpsqrj/VKKugeOvPA5w2x7bY&#10;nJQma+vbG0HYy2FmvmFWm85U4kGNKy0rGEUxCOLM6pJzBdfLfjgH4TyyxsoyKXiSg82697XCRNuW&#10;T/Q4+1wECLsEFRTe14mULivIoItsTRy8m20M+iCbXOoG2wA3lRzH8VQaLDksFFjTrqDsfv4zCm7H&#10;9vtn0aYHf52dJtMtlrPUPpUa9LvfJQhPnf8Pf9pHrSAQ4X0mHAG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S5Lm3CAAAA3AAAAA8AAAAAAAAAAAAAAAAAlwIAAGRycy9kb3du&#10;cmV2LnhtbFBLBQYAAAAABAAEAPUAAACGAwAAAAA=&#10;" stroked="f">
                      <v:textbox>
                        <w:txbxContent>
                          <w:p w14:paraId="2403DBCE" w14:textId="77777777" w:rsidR="00B0021C" w:rsidRPr="00937670" w:rsidRDefault="00B0021C" w:rsidP="00B63E6D">
                            <w:pPr>
                              <w:rPr>
                                <w:rFonts w:eastAsiaTheme="minorEastAsia"/>
                                <w:sz w:val="16"/>
                                <w:szCs w:val="16"/>
                              </w:rPr>
                            </w:pPr>
                            <m:oMathPara>
                              <m:oMathParaPr>
                                <m:jc m:val="left"/>
                              </m:oMathParaPr>
                              <m:oMath>
                                <m:r>
                                  <w:rPr>
                                    <w:rFonts w:ascii="Cambria Math" w:hAnsi="Cambria Math"/>
                                    <w:sz w:val="16"/>
                                    <w:szCs w:val="16"/>
                                  </w:rPr>
                                  <m:t>n=Number of time intervals</m:t>
                                </m:r>
                                <m:r>
                                  <m:rPr>
                                    <m:sty m:val="p"/>
                                  </m:rPr>
                                  <w:rPr>
                                    <w:rFonts w:eastAsiaTheme="minorEastAsia"/>
                                    <w:sz w:val="16"/>
                                    <w:szCs w:val="16"/>
                                  </w:rPr>
                                  <w:br/>
                                </m:r>
                              </m:oMath>
                              <m:oMath>
                                <m:sSub>
                                  <m:sSubPr>
                                    <m:ctrlPr>
                                      <w:rPr>
                                        <w:rFonts w:ascii="Cambria Math" w:eastAsiaTheme="minorEastAsia" w:hAnsi="Cambria Math"/>
                                        <w:i/>
                                        <w:sz w:val="16"/>
                                        <w:szCs w:val="16"/>
                                      </w:rPr>
                                    </m:ctrlPr>
                                  </m:sSubPr>
                                  <m:e>
                                    <m:r>
                                      <w:rPr>
                                        <w:rFonts w:ascii="Cambria Math" w:eastAsiaTheme="minorEastAsia" w:hAnsi="Cambria Math" w:hint="eastAsia"/>
                                        <w:sz w:val="16"/>
                                        <w:szCs w:val="16"/>
                                      </w:rPr>
                                      <m:t>x</m:t>
                                    </m:r>
                                  </m:e>
                                  <m:sub>
                                    <m:r>
                                      <w:rPr>
                                        <w:rFonts w:ascii="Cambria Math" w:eastAsiaTheme="minorEastAsia" w:hAnsi="Cambria Math" w:hint="eastAsia"/>
                                        <w:sz w:val="16"/>
                                        <w:szCs w:val="16"/>
                                      </w:rPr>
                                      <m:t>i</m:t>
                                    </m:r>
                                  </m:sub>
                                </m:sSub>
                                <m:r>
                                  <w:rPr>
                                    <w:rFonts w:ascii="Cambria Math" w:eastAsiaTheme="minorEastAsia" w:hAnsi="Cambria Math" w:hint="eastAsia"/>
                                    <w:sz w:val="16"/>
                                    <w:szCs w:val="16"/>
                                  </w:rPr>
                                  <m:t>=Sensor reaeding at time interval i</m:t>
                                </m:r>
                              </m:oMath>
                            </m:oMathPara>
                          </w:p>
                        </w:txbxContent>
                      </v:textbox>
                    </v:shape>
                    <w10:wrap type="square"/>
                  </v:group>
                </w:pict>
              </mc:Fallback>
            </mc:AlternateContent>
          </w:r>
          <w:r w:rsidDel="005F7279">
            <w:delText>The arithmetic mean of data (speed or count) was determined for continuous user specified time intervals. The next equation was followed:</w:delText>
          </w:r>
          <w:r w:rsidRPr="007B6ACE" w:rsidDel="005F7279">
            <w:rPr>
              <w:noProof/>
            </w:rPr>
            <w:delText xml:space="preserve"> </w:delText>
          </w:r>
        </w:del>
      </w:ins>
    </w:p>
    <w:p w14:paraId="5486F8F8" w14:textId="36B8940E" w:rsidR="0078673D" w:rsidRPr="00B63E6D" w:rsidRDefault="0078673D">
      <w:pPr>
        <w:pStyle w:val="ListParagraph"/>
        <w:numPr>
          <w:ilvl w:val="2"/>
          <w:numId w:val="9"/>
        </w:numPr>
        <w:jc w:val="both"/>
        <w:rPr>
          <w:b/>
          <w:rPrChange w:id="770" w:author="Juan Carlos Martinez Mori" w:date="2015-09-11T19:49:00Z">
            <w:rPr/>
          </w:rPrChange>
        </w:rPr>
        <w:pPrChange w:id="771" w:author="Juan Carlos Martinez Mori" w:date="2015-09-12T08:49:00Z">
          <w:pPr>
            <w:ind w:left="360"/>
            <w:jc w:val="center"/>
          </w:pPr>
        </w:pPrChange>
      </w:pPr>
    </w:p>
    <w:p w14:paraId="3D8B1645" w14:textId="2DA3D7C5" w:rsidR="00EF3CAD" w:rsidRDefault="00EF3CAD" w:rsidP="00EF3CAD">
      <w:pPr>
        <w:ind w:left="360"/>
        <w:jc w:val="both"/>
        <w:rPr>
          <w:rFonts w:ascii="Times New Roman" w:hAnsi="Times New Roman" w:cs="Times New Roman"/>
          <w:b/>
        </w:rPr>
      </w:pPr>
      <w:r>
        <w:rPr>
          <w:rFonts w:ascii="Times New Roman" w:hAnsi="Times New Roman" w:cs="Times New Roman"/>
          <w:b/>
        </w:rPr>
        <w:t xml:space="preserve">Percent </w:t>
      </w:r>
      <w:commentRangeStart w:id="772"/>
      <w:r>
        <w:rPr>
          <w:rFonts w:ascii="Times New Roman" w:hAnsi="Times New Roman" w:cs="Times New Roman"/>
          <w:b/>
        </w:rPr>
        <w:t>Change</w:t>
      </w:r>
      <w:commentRangeEnd w:id="772"/>
      <w:r w:rsidR="00A34828">
        <w:rPr>
          <w:rStyle w:val="CommentReference"/>
        </w:rPr>
        <w:commentReference w:id="772"/>
      </w:r>
    </w:p>
    <w:p w14:paraId="50AB4A0E" w14:textId="5644EEB3" w:rsidR="009E460E" w:rsidRDefault="00635FC0">
      <w:pPr>
        <w:ind w:left="360"/>
        <w:jc w:val="both"/>
        <w:rPr>
          <w:ins w:id="773" w:author="Juan Carlos Martinez Mori" w:date="2015-09-12T09:42:00Z"/>
          <w:rFonts w:ascii="Times New Roman" w:hAnsi="Times New Roman" w:cs="Times New Roman"/>
        </w:rPr>
      </w:pPr>
      <w:r>
        <w:rPr>
          <w:rFonts w:ascii="Times New Roman" w:hAnsi="Times New Roman" w:cs="Times New Roman"/>
        </w:rPr>
        <w:t>The percent of change between the readings (speed or count) of two sensors was determined for user specified</w:t>
      </w:r>
      <w:ins w:id="774" w:author="Juan Carlos Martinez Mori" w:date="2015-09-12T09:40:00Z">
        <w:r w:rsidR="00227622">
          <w:rPr>
            <w:rFonts w:ascii="Times New Roman" w:hAnsi="Times New Roman" w:cs="Times New Roman"/>
          </w:rPr>
          <w:t xml:space="preserve"> time intervals and pairs of</w:t>
        </w:r>
      </w:ins>
      <w:r>
        <w:rPr>
          <w:rFonts w:ascii="Times New Roman" w:hAnsi="Times New Roman" w:cs="Times New Roman"/>
        </w:rPr>
        <w:t xml:space="preserve"> sensors</w:t>
      </w:r>
      <w:del w:id="775" w:author="Juan Carlos Martinez Mori" w:date="2015-09-12T09:40:00Z">
        <w:r w:rsidDel="00227622">
          <w:rPr>
            <w:rFonts w:ascii="Times New Roman" w:hAnsi="Times New Roman" w:cs="Times New Roman"/>
          </w:rPr>
          <w:delText xml:space="preserve"> and time intervals</w:delText>
        </w:r>
      </w:del>
      <w:r>
        <w:rPr>
          <w:rFonts w:ascii="Times New Roman" w:hAnsi="Times New Roman" w:cs="Times New Roman"/>
        </w:rPr>
        <w:t>. The next equation was followed:</w:t>
      </w:r>
    </w:p>
    <w:p w14:paraId="629AC231" w14:textId="4F243DAF" w:rsidR="0083081D" w:rsidDel="0083081D" w:rsidRDefault="009E460E">
      <w:pPr>
        <w:ind w:left="360"/>
        <w:jc w:val="both"/>
        <w:rPr>
          <w:ins w:id="776" w:author="Juan Carlos Martinez Mori" w:date="2015-09-11T13:31:00Z"/>
          <w:del w:id="777" w:author="Juan Carlos Martinez Mori" w:date="2015-09-12T09:42:00Z"/>
          <w:rFonts w:ascii="Times New Roman" w:hAnsi="Times New Roman" w:cs="Times New Roman"/>
        </w:rPr>
      </w:pPr>
      <m:oMathPara>
        <m:oMath>
          <m:r>
            <w:ins w:id="778" w:author="Juan Carlos Martinez Mori" w:date="2015-09-12T09:43:00Z">
              <w:rPr>
                <w:rFonts w:ascii="Cambria Math" w:hAnsi="Cambria Math"/>
              </w:rPr>
              <m:t xml:space="preserve">Percent Change </m:t>
            </w:ins>
          </m:r>
          <m:d>
            <m:dPr>
              <m:ctrlPr>
                <w:ins w:id="779" w:author="Juan Carlos Martinez Mori" w:date="2015-09-12T09:43:00Z">
                  <w:rPr>
                    <w:rFonts w:ascii="Cambria Math" w:hAnsi="Cambria Math"/>
                    <w:i/>
                  </w:rPr>
                </w:ins>
              </m:ctrlPr>
            </m:dPr>
            <m:e>
              <m:sSub>
                <m:sSubPr>
                  <m:ctrlPr>
                    <w:ins w:id="780" w:author="Juan Carlos Martinez Mori" w:date="2015-09-12T09:43:00Z">
                      <w:rPr>
                        <w:rFonts w:ascii="Cambria Math" w:hAnsi="Cambria Math"/>
                        <w:i/>
                      </w:rPr>
                    </w:ins>
                  </m:ctrlPr>
                </m:sSubPr>
                <m:e>
                  <m:r>
                    <w:ins w:id="781" w:author="Juan Carlos Martinez Mori" w:date="2015-09-12T09:43:00Z">
                      <w:rPr>
                        <w:rFonts w:ascii="Cambria Math" w:hAnsi="Cambria Math"/>
                      </w:rPr>
                      <m:t>x</m:t>
                    </w:ins>
                  </m:r>
                </m:e>
                <m:sub>
                  <m:r>
                    <w:ins w:id="782" w:author="Juan Carlos Martinez Mori" w:date="2015-09-12T09:43:00Z">
                      <w:rPr>
                        <w:rFonts w:ascii="Cambria Math" w:hAnsi="Cambria Math"/>
                      </w:rPr>
                      <m:t>f</m:t>
                    </w:ins>
                  </m:r>
                </m:sub>
              </m:sSub>
              <m:r>
                <w:ins w:id="783" w:author="Juan Carlos Martinez Mori" w:date="2015-09-12T09:43:00Z">
                  <w:rPr>
                    <w:rFonts w:ascii="Cambria Math" w:hAnsi="Cambria Math"/>
                  </w:rPr>
                  <m:t>,</m:t>
                </w:ins>
              </m:r>
              <m:sSub>
                <m:sSubPr>
                  <m:ctrlPr>
                    <w:ins w:id="784" w:author="Juan Carlos Martinez Mori" w:date="2015-09-12T09:43:00Z">
                      <w:rPr>
                        <w:rFonts w:ascii="Cambria Math" w:hAnsi="Cambria Math"/>
                        <w:i/>
                      </w:rPr>
                    </w:ins>
                  </m:ctrlPr>
                </m:sSubPr>
                <m:e>
                  <m:r>
                    <w:ins w:id="785" w:author="Juan Carlos Martinez Mori" w:date="2015-09-12T09:43:00Z">
                      <w:rPr>
                        <w:rFonts w:ascii="Cambria Math" w:hAnsi="Cambria Math"/>
                      </w:rPr>
                      <m:t>x</m:t>
                    </w:ins>
                  </m:r>
                </m:e>
                <m:sub>
                  <m:r>
                    <w:ins w:id="786" w:author="Juan Carlos Martinez Mori" w:date="2015-09-12T09:43:00Z">
                      <w:rPr>
                        <w:rFonts w:ascii="Cambria Math" w:hAnsi="Cambria Math"/>
                      </w:rPr>
                      <m:t>o</m:t>
                    </w:ins>
                  </m:r>
                </m:sub>
              </m:sSub>
            </m:e>
          </m:d>
          <m:r>
            <w:ins w:id="787" w:author="Juan Carlos Martinez Mori" w:date="2015-09-12T09:43:00Z">
              <w:rPr>
                <w:rFonts w:ascii="Cambria Math" w:hAnsi="Cambria Math"/>
              </w:rPr>
              <m:t>=</m:t>
            </w:ins>
          </m:r>
          <m:f>
            <m:fPr>
              <m:ctrlPr>
                <w:ins w:id="788" w:author="Juan Carlos Martinez Mori" w:date="2015-09-12T09:43:00Z">
                  <w:rPr>
                    <w:rFonts w:ascii="Cambria Math" w:hAnsi="Cambria Math"/>
                    <w:i/>
                  </w:rPr>
                </w:ins>
              </m:ctrlPr>
            </m:fPr>
            <m:num>
              <m:sSub>
                <m:sSubPr>
                  <m:ctrlPr>
                    <w:ins w:id="789" w:author="Juan Carlos Martinez Mori" w:date="2015-09-12T09:43:00Z">
                      <w:rPr>
                        <w:rFonts w:ascii="Cambria Math" w:hAnsi="Cambria Math"/>
                        <w:i/>
                      </w:rPr>
                    </w:ins>
                  </m:ctrlPr>
                </m:sSubPr>
                <m:e>
                  <m:r>
                    <w:ins w:id="790" w:author="Juan Carlos Martinez Mori" w:date="2015-09-12T09:43:00Z">
                      <w:rPr>
                        <w:rFonts w:ascii="Cambria Math" w:hAnsi="Cambria Math"/>
                      </w:rPr>
                      <m:t>x</m:t>
                    </w:ins>
                  </m:r>
                </m:e>
                <m:sub>
                  <m:r>
                    <w:ins w:id="791" w:author="Juan Carlos Martinez Mori" w:date="2015-09-12T09:43:00Z">
                      <w:rPr>
                        <w:rFonts w:ascii="Cambria Math" w:hAnsi="Cambria Math"/>
                      </w:rPr>
                      <m:t>f</m:t>
                    </w:ins>
                  </m:r>
                </m:sub>
              </m:sSub>
              <m:r>
                <w:ins w:id="792" w:author="Juan Carlos Martinez Mori" w:date="2015-09-12T09:43:00Z">
                  <w:rPr>
                    <w:rFonts w:ascii="Cambria Math" w:hAnsi="Cambria Math"/>
                  </w:rPr>
                  <m:t>-</m:t>
                </w:ins>
              </m:r>
              <m:sSub>
                <m:sSubPr>
                  <m:ctrlPr>
                    <w:ins w:id="793" w:author="Juan Carlos Martinez Mori" w:date="2015-09-12T09:43:00Z">
                      <w:rPr>
                        <w:rFonts w:ascii="Cambria Math" w:hAnsi="Cambria Math"/>
                        <w:i/>
                      </w:rPr>
                    </w:ins>
                  </m:ctrlPr>
                </m:sSubPr>
                <m:e>
                  <m:r>
                    <w:ins w:id="794" w:author="Juan Carlos Martinez Mori" w:date="2015-09-12T09:43:00Z">
                      <w:rPr>
                        <w:rFonts w:ascii="Cambria Math" w:hAnsi="Cambria Math"/>
                      </w:rPr>
                      <m:t>x</m:t>
                    </w:ins>
                  </m:r>
                </m:e>
                <m:sub>
                  <m:r>
                    <w:ins w:id="795" w:author="Juan Carlos Martinez Mori" w:date="2015-09-12T09:43:00Z">
                      <w:rPr>
                        <w:rFonts w:ascii="Cambria Math" w:hAnsi="Cambria Math"/>
                      </w:rPr>
                      <m:t>o</m:t>
                    </w:ins>
                  </m:r>
                </m:sub>
              </m:sSub>
            </m:num>
            <m:den>
              <m:sSub>
                <m:sSubPr>
                  <m:ctrlPr>
                    <w:ins w:id="796" w:author="Juan Carlos Martinez Mori" w:date="2015-09-12T09:43:00Z">
                      <w:rPr>
                        <w:rFonts w:ascii="Cambria Math" w:hAnsi="Cambria Math"/>
                        <w:i/>
                      </w:rPr>
                    </w:ins>
                  </m:ctrlPr>
                </m:sSubPr>
                <m:e>
                  <m:r>
                    <w:ins w:id="797" w:author="Juan Carlos Martinez Mori" w:date="2015-09-12T09:43:00Z">
                      <w:rPr>
                        <w:rFonts w:ascii="Cambria Math" w:hAnsi="Cambria Math"/>
                      </w:rPr>
                      <m:t>x</m:t>
                    </w:ins>
                  </m:r>
                </m:e>
                <m:sub>
                  <m:r>
                    <w:ins w:id="798" w:author="Juan Carlos Martinez Mori" w:date="2015-09-12T09:43:00Z">
                      <w:rPr>
                        <w:rFonts w:ascii="Cambria Math" w:hAnsi="Cambria Math"/>
                      </w:rPr>
                      <m:t>o</m:t>
                    </w:ins>
                  </m:r>
                </m:sub>
              </m:sSub>
            </m:den>
          </m:f>
          <m:r>
            <w:ins w:id="799" w:author="Juan Carlos Martinez Mori" w:date="2015-09-12T09:43:00Z">
              <w:rPr>
                <w:rFonts w:ascii="Cambria Math" w:hAnsi="Cambria Math"/>
              </w:rPr>
              <m:t xml:space="preserve">*100              </m:t>
            </w:ins>
          </m:r>
          <m:m>
            <m:mPr>
              <m:mcs>
                <m:mc>
                  <m:mcPr>
                    <m:count m:val="1"/>
                    <m:mcJc m:val="center"/>
                  </m:mcPr>
                </m:mc>
              </m:mcs>
              <m:ctrlPr>
                <w:ins w:id="800" w:author="Juan Carlos Martinez Mori" w:date="2015-09-12T09:43:00Z">
                  <w:rPr>
                    <w:rFonts w:ascii="Cambria Math" w:hAnsi="Cambria Math"/>
                    <w:i/>
                  </w:rPr>
                </w:ins>
              </m:ctrlPr>
            </m:mPr>
            <m:mr>
              <m:e>
                <m:sSub>
                  <m:sSubPr>
                    <m:ctrlPr>
                      <w:ins w:id="801" w:author="Juan Carlos Martinez Mori" w:date="2015-09-12T09:43:00Z">
                        <w:rPr>
                          <w:rFonts w:ascii="Cambria Math" w:eastAsiaTheme="minorEastAsia" w:hAnsi="Cambria Math"/>
                          <w:i/>
                          <w:sz w:val="16"/>
                          <w:szCs w:val="16"/>
                        </w:rPr>
                      </w:ins>
                    </m:ctrlPr>
                  </m:sSubPr>
                  <m:e>
                    <m:r>
                      <w:ins w:id="802" w:author="Juan Carlos Martinez Mori" w:date="2015-09-12T09:43:00Z">
                        <w:rPr>
                          <w:rFonts w:ascii="Cambria Math" w:eastAsiaTheme="minorEastAsia" w:hAnsi="Cambria Math"/>
                          <w:sz w:val="16"/>
                          <w:szCs w:val="16"/>
                        </w:rPr>
                        <m:t>x</m:t>
                      </w:ins>
                    </m:r>
                  </m:e>
                  <m:sub>
                    <m:r>
                      <w:ins w:id="803" w:author="Juan Carlos Martinez Mori" w:date="2015-09-12T09:43:00Z">
                        <w:rPr>
                          <w:rFonts w:ascii="Cambria Math" w:eastAsiaTheme="minorEastAsia" w:hAnsi="Cambria Math"/>
                          <w:sz w:val="16"/>
                          <w:szCs w:val="16"/>
                        </w:rPr>
                        <m:t>o</m:t>
                      </w:ins>
                    </m:r>
                  </m:sub>
                </m:sSub>
                <m:r>
                  <w:ins w:id="804" w:author="Juan Carlos Martinez Mori" w:date="2015-09-12T09:43:00Z">
                    <w:rPr>
                      <w:rFonts w:ascii="Cambria Math" w:eastAsiaTheme="minorEastAsia" w:hAnsi="Cambria Math"/>
                      <w:sz w:val="16"/>
                      <w:szCs w:val="16"/>
                    </w:rPr>
                    <m:t>=Reading from first sensor</m:t>
                  </w:ins>
                </m:r>
              </m:e>
            </m:mr>
            <m:mr>
              <m:e>
                <m:sSub>
                  <m:sSubPr>
                    <m:ctrlPr>
                      <w:ins w:id="805" w:author="Juan Carlos Martinez Mori" w:date="2015-09-12T09:43:00Z">
                        <w:rPr>
                          <w:rFonts w:ascii="Cambria Math" w:eastAsiaTheme="minorEastAsia" w:hAnsi="Cambria Math"/>
                          <w:i/>
                          <w:sz w:val="16"/>
                          <w:szCs w:val="16"/>
                        </w:rPr>
                      </w:ins>
                    </m:ctrlPr>
                  </m:sSubPr>
                  <m:e>
                    <m:r>
                      <w:ins w:id="806" w:author="Juan Carlos Martinez Mori" w:date="2015-09-12T09:43:00Z">
                        <w:rPr>
                          <w:rFonts w:ascii="Cambria Math" w:eastAsiaTheme="minorEastAsia" w:hAnsi="Cambria Math" w:hint="eastAsia"/>
                          <w:sz w:val="16"/>
                          <w:szCs w:val="16"/>
                        </w:rPr>
                        <m:t>x</m:t>
                      </w:ins>
                    </m:r>
                  </m:e>
                  <m:sub>
                    <m:r>
                      <w:ins w:id="807" w:author="Juan Carlos Martinez Mori" w:date="2015-09-12T09:43:00Z">
                        <w:rPr>
                          <w:rFonts w:ascii="Cambria Math" w:eastAsiaTheme="minorEastAsia" w:hAnsi="Cambria Math"/>
                          <w:sz w:val="16"/>
                          <w:szCs w:val="16"/>
                        </w:rPr>
                        <m:t>f</m:t>
                      </w:ins>
                    </m:r>
                  </m:sub>
                </m:sSub>
                <m:r>
                  <w:ins w:id="808" w:author="Juan Carlos Martinez Mori" w:date="2015-09-12T09:43:00Z">
                    <w:rPr>
                      <w:rFonts w:ascii="Cambria Math" w:eastAsiaTheme="minorEastAsia" w:hAnsi="Cambria Math" w:hint="eastAsia"/>
                      <w:sz w:val="16"/>
                      <w:szCs w:val="16"/>
                    </w:rPr>
                    <m:t>=</m:t>
                  </w:ins>
                </m:r>
                <m:r>
                  <w:ins w:id="809" w:author="Juan Carlos Martinez Mori" w:date="2015-09-12T09:43:00Z">
                    <w:rPr>
                      <w:rFonts w:ascii="Cambria Math" w:eastAsiaTheme="minorEastAsia" w:hAnsi="Cambria Math"/>
                      <w:sz w:val="16"/>
                      <w:szCs w:val="16"/>
                    </w:rPr>
                    <m:t>Reading from second sensor</m:t>
                  </w:ins>
                </m:r>
              </m:e>
            </m:mr>
          </m:m>
        </m:oMath>
      </m:oMathPara>
    </w:p>
    <w:p w14:paraId="73A21B4D" w14:textId="196928D8" w:rsidR="00953105" w:rsidDel="00055B51" w:rsidRDefault="005F7279" w:rsidP="00EF3CAD">
      <w:pPr>
        <w:ind w:left="360"/>
        <w:jc w:val="both"/>
        <w:rPr>
          <w:del w:id="810" w:author="Juan Carlos Martinez Mori" w:date="2015-09-11T18:05:00Z"/>
          <w:rFonts w:ascii="Times New Roman" w:hAnsi="Times New Roman" w:cs="Times New Roman"/>
        </w:rPr>
      </w:pPr>
      <w:del w:id="811" w:author="Juan Carlos Martinez Mori" w:date="2015-09-12T09:41:00Z">
        <w:r w:rsidDel="0083081D">
          <w:rPr>
            <w:rFonts w:ascii="Times New Roman" w:hAnsi="Times New Roman" w:cs="Times New Roman"/>
            <w:noProof/>
            <w:rPrChange w:id="812" w:author="Unknown">
              <w:rPr>
                <w:noProof/>
              </w:rPr>
            </w:rPrChange>
          </w:rPr>
          <mc:AlternateContent>
            <mc:Choice Requires="wpg">
              <w:drawing>
                <wp:anchor distT="0" distB="0" distL="114300" distR="114300" simplePos="0" relativeHeight="251658752" behindDoc="0" locked="0" layoutInCell="1" allowOverlap="1" wp14:anchorId="144C07CE" wp14:editId="72509A04">
                  <wp:simplePos x="0" y="0"/>
                  <wp:positionH relativeFrom="margin">
                    <wp:posOffset>862965</wp:posOffset>
                  </wp:positionH>
                  <wp:positionV relativeFrom="margin">
                    <wp:posOffset>1908439</wp:posOffset>
                  </wp:positionV>
                  <wp:extent cx="4389120" cy="365760"/>
                  <wp:effectExtent l="0" t="0" r="0" b="0"/>
                  <wp:wrapSquare wrapText="bothSides"/>
                  <wp:docPr id="193" name="Group 193"/>
                  <wp:cNvGraphicFramePr/>
                  <a:graphic xmlns:a="http://schemas.openxmlformats.org/drawingml/2006/main">
                    <a:graphicData uri="http://schemas.microsoft.com/office/word/2010/wordprocessingGroup">
                      <wpg:wgp>
                        <wpg:cNvGrpSpPr/>
                        <wpg:grpSpPr>
                          <a:xfrm>
                            <a:off x="0" y="0"/>
                            <a:ext cx="4389120" cy="365760"/>
                            <a:chOff x="0" y="0"/>
                            <a:chExt cx="4508817" cy="355600"/>
                          </a:xfrm>
                        </wpg:grpSpPr>
                        <wps:wsp>
                          <wps:cNvPr id="31" name="Text Box 2"/>
                          <wps:cNvSpPr txBox="1">
                            <a:spLocks noChangeArrowheads="1"/>
                          </wps:cNvSpPr>
                          <wps:spPr bwMode="auto">
                            <a:xfrm>
                              <a:off x="0" y="0"/>
                              <a:ext cx="2614930" cy="355600"/>
                            </a:xfrm>
                            <a:prstGeom prst="rect">
                              <a:avLst/>
                            </a:prstGeom>
                            <a:solidFill>
                              <a:srgbClr val="FFFFFF"/>
                            </a:solidFill>
                            <a:ln w="9525">
                              <a:noFill/>
                              <a:miter lim="800000"/>
                              <a:headEnd/>
                              <a:tailEnd/>
                            </a:ln>
                          </wps:spPr>
                          <wps:txbx>
                            <w:txbxContent>
                              <w:p w14:paraId="2CFE5D13" w14:textId="678006EF" w:rsidR="00B0021C" w:rsidRDefault="00B0021C">
                                <w:pPr>
                                  <w:jc w:val="center"/>
                                  <w:pPrChange w:id="813" w:author="Juan Carlos Martinez Mori" w:date="2015-09-11T13:35:00Z">
                                    <w:pPr/>
                                  </w:pPrChange>
                                </w:pPr>
                                <m:oMath>
                                  <m:r>
                                    <w:ins w:id="814" w:author="Juan Carlos Martinez Mori" w:date="2015-09-11T13:31:00Z">
                                      <w:rPr>
                                        <w:rFonts w:ascii="Cambria Math" w:hAnsi="Cambria Math"/>
                                      </w:rPr>
                                      <m:t xml:space="preserve">Percent Change </m:t>
                                    </w:ins>
                                  </m:r>
                                  <m:d>
                                    <m:dPr>
                                      <m:ctrlPr>
                                        <w:ins w:id="815" w:author="Juan Carlos Martinez Mori" w:date="2015-09-11T13:31:00Z">
                                          <w:rPr>
                                            <w:rFonts w:ascii="Cambria Math" w:hAnsi="Cambria Math"/>
                                            <w:i/>
                                          </w:rPr>
                                        </w:ins>
                                      </m:ctrlPr>
                                    </m:dPr>
                                    <m:e>
                                      <m:sSub>
                                        <m:sSubPr>
                                          <m:ctrlPr>
                                            <w:ins w:id="816" w:author="Juan Carlos Martinez Mori" w:date="2015-09-11T13:31:00Z">
                                              <w:rPr>
                                                <w:rFonts w:ascii="Cambria Math" w:hAnsi="Cambria Math"/>
                                                <w:i/>
                                              </w:rPr>
                                            </w:ins>
                                          </m:ctrlPr>
                                        </m:sSubPr>
                                        <m:e>
                                          <m:r>
                                            <w:ins w:id="817" w:author="Juan Carlos Martinez Mori" w:date="2015-09-11T13:31:00Z">
                                              <w:rPr>
                                                <w:rFonts w:ascii="Cambria Math" w:hAnsi="Cambria Math"/>
                                              </w:rPr>
                                              <m:t>x</m:t>
                                            </w:ins>
                                          </m:r>
                                        </m:e>
                                        <m:sub>
                                          <m:r>
                                            <w:ins w:id="818" w:author="Juan Carlos Martinez Mori" w:date="2015-09-11T13:31:00Z">
                                              <w:rPr>
                                                <w:rFonts w:ascii="Cambria Math" w:hAnsi="Cambria Math"/>
                                              </w:rPr>
                                              <m:t>f</m:t>
                                            </w:ins>
                                          </m:r>
                                        </m:sub>
                                      </m:sSub>
                                      <m:r>
                                        <w:ins w:id="819" w:author="Juan Carlos Martinez Mori" w:date="2015-09-11T13:31:00Z">
                                          <w:rPr>
                                            <w:rFonts w:ascii="Cambria Math" w:hAnsi="Cambria Math"/>
                                          </w:rPr>
                                          <m:t>,</m:t>
                                        </w:ins>
                                      </m:r>
                                      <m:sSub>
                                        <m:sSubPr>
                                          <m:ctrlPr>
                                            <w:ins w:id="820" w:author="Juan Carlos Martinez Mori" w:date="2015-09-11T13:31:00Z">
                                              <w:rPr>
                                                <w:rFonts w:ascii="Cambria Math" w:hAnsi="Cambria Math"/>
                                                <w:i/>
                                              </w:rPr>
                                            </w:ins>
                                          </m:ctrlPr>
                                        </m:sSubPr>
                                        <m:e>
                                          <m:r>
                                            <w:ins w:id="821" w:author="Juan Carlos Martinez Mori" w:date="2015-09-11T13:31:00Z">
                                              <w:rPr>
                                                <w:rFonts w:ascii="Cambria Math" w:hAnsi="Cambria Math"/>
                                              </w:rPr>
                                              <m:t>x</m:t>
                                            </w:ins>
                                          </m:r>
                                        </m:e>
                                        <m:sub>
                                          <m:r>
                                            <w:ins w:id="822" w:author="Juan Carlos Martinez Mori" w:date="2015-09-11T13:31:00Z">
                                              <w:rPr>
                                                <w:rFonts w:ascii="Cambria Math" w:hAnsi="Cambria Math"/>
                                              </w:rPr>
                                              <m:t>o</m:t>
                                            </w:ins>
                                          </m:r>
                                        </m:sub>
                                      </m:sSub>
                                    </m:e>
                                  </m:d>
                                  <m:r>
                                    <w:ins w:id="823" w:author="Juan Carlos Martinez Mori" w:date="2015-09-11T13:19:00Z">
                                      <w:rPr>
                                        <w:rFonts w:ascii="Cambria Math" w:hAnsi="Cambria Math"/>
                                      </w:rPr>
                                      <m:t>=</m:t>
                                    </w:ins>
                                  </m:r>
                                  <m:f>
                                    <m:fPr>
                                      <m:ctrlPr>
                                        <w:ins w:id="824" w:author="Juan Carlos Martinez Mori" w:date="2015-09-11T13:32:00Z">
                                          <w:rPr>
                                            <w:rFonts w:ascii="Cambria Math" w:hAnsi="Cambria Math"/>
                                            <w:i/>
                                          </w:rPr>
                                        </w:ins>
                                      </m:ctrlPr>
                                    </m:fPr>
                                    <m:num>
                                      <m:sSub>
                                        <m:sSubPr>
                                          <m:ctrlPr>
                                            <w:ins w:id="825" w:author="Juan Carlos Martinez Mori" w:date="2015-09-11T13:32:00Z">
                                              <w:rPr>
                                                <w:rFonts w:ascii="Cambria Math" w:hAnsi="Cambria Math"/>
                                                <w:i/>
                                              </w:rPr>
                                            </w:ins>
                                          </m:ctrlPr>
                                        </m:sSubPr>
                                        <m:e>
                                          <m:r>
                                            <w:ins w:id="826" w:author="Juan Carlos Martinez Mori" w:date="2015-09-11T13:32:00Z">
                                              <w:rPr>
                                                <w:rFonts w:ascii="Cambria Math" w:hAnsi="Cambria Math"/>
                                              </w:rPr>
                                              <m:t>x</m:t>
                                            </w:ins>
                                          </m:r>
                                        </m:e>
                                        <m:sub>
                                          <m:r>
                                            <w:ins w:id="827" w:author="Juan Carlos Martinez Mori" w:date="2015-09-11T13:32:00Z">
                                              <w:rPr>
                                                <w:rFonts w:ascii="Cambria Math" w:hAnsi="Cambria Math"/>
                                              </w:rPr>
                                              <m:t>f</m:t>
                                            </w:ins>
                                          </m:r>
                                        </m:sub>
                                      </m:sSub>
                                      <m:r>
                                        <w:ins w:id="828" w:author="Juan Carlos Martinez Mori" w:date="2015-09-11T13:32:00Z">
                                          <w:rPr>
                                            <w:rFonts w:ascii="Cambria Math" w:hAnsi="Cambria Math"/>
                                          </w:rPr>
                                          <m:t>-</m:t>
                                        </w:ins>
                                      </m:r>
                                      <m:sSub>
                                        <m:sSubPr>
                                          <m:ctrlPr>
                                            <w:ins w:id="829" w:author="Juan Carlos Martinez Mori" w:date="2015-09-11T13:32:00Z">
                                              <w:rPr>
                                                <w:rFonts w:ascii="Cambria Math" w:hAnsi="Cambria Math"/>
                                                <w:i/>
                                              </w:rPr>
                                            </w:ins>
                                          </m:ctrlPr>
                                        </m:sSubPr>
                                        <m:e>
                                          <m:r>
                                            <w:ins w:id="830" w:author="Juan Carlos Martinez Mori" w:date="2015-09-11T13:32:00Z">
                                              <w:rPr>
                                                <w:rFonts w:ascii="Cambria Math" w:hAnsi="Cambria Math"/>
                                              </w:rPr>
                                              <m:t>x</m:t>
                                            </w:ins>
                                          </m:r>
                                        </m:e>
                                        <m:sub>
                                          <m:r>
                                            <w:ins w:id="831" w:author="Juan Carlos Martinez Mori" w:date="2015-09-11T13:32:00Z">
                                              <w:rPr>
                                                <w:rFonts w:ascii="Cambria Math" w:hAnsi="Cambria Math"/>
                                              </w:rPr>
                                              <m:t>o</m:t>
                                            </w:ins>
                                          </m:r>
                                        </m:sub>
                                      </m:sSub>
                                    </m:num>
                                    <m:den>
                                      <m:sSub>
                                        <m:sSubPr>
                                          <m:ctrlPr>
                                            <w:ins w:id="832" w:author="Juan Carlos Martinez Mori" w:date="2015-09-11T13:32:00Z">
                                              <w:rPr>
                                                <w:rFonts w:ascii="Cambria Math" w:hAnsi="Cambria Math"/>
                                                <w:i/>
                                              </w:rPr>
                                            </w:ins>
                                          </m:ctrlPr>
                                        </m:sSubPr>
                                        <m:e>
                                          <m:r>
                                            <w:ins w:id="833" w:author="Juan Carlos Martinez Mori" w:date="2015-09-11T13:32:00Z">
                                              <w:rPr>
                                                <w:rFonts w:ascii="Cambria Math" w:hAnsi="Cambria Math"/>
                                              </w:rPr>
                                              <m:t>x</m:t>
                                            </w:ins>
                                          </m:r>
                                        </m:e>
                                        <m:sub>
                                          <m:r>
                                            <w:ins w:id="834" w:author="Juan Carlos Martinez Mori" w:date="2015-09-11T13:32:00Z">
                                              <w:rPr>
                                                <w:rFonts w:ascii="Cambria Math" w:hAnsi="Cambria Math"/>
                                              </w:rPr>
                                              <m:t>o</m:t>
                                            </w:ins>
                                          </m:r>
                                        </m:sub>
                                      </m:sSub>
                                    </m:den>
                                  </m:f>
                                  <m:r>
                                    <w:ins w:id="835" w:author="Juan Carlos Martinez Mori" w:date="2015-09-11T13:32:00Z">
                                      <w:rPr>
                                        <w:rFonts w:ascii="Cambria Math" w:hAnsi="Cambria Math"/>
                                      </w:rPr>
                                      <m:t>*100</m:t>
                                    </w:ins>
                                  </m:r>
                                </m:oMath>
                                <w:ins w:id="836" w:author="Juan Carlos Martinez Mori" w:date="2015-09-11T13:19:00Z">
                                  <w:r>
                                    <w:rPr>
                                      <w:rFonts w:eastAsiaTheme="minorEastAsia"/>
                                    </w:rPr>
                                    <w:t xml:space="preserve"> </w:t>
                                  </w:r>
                                </w:ins>
                                <w:ins w:id="837" w:author="Juan Carlos Martinez Mori" w:date="2015-09-11T13:21:00Z">
                                  <w:r>
                                    <w:rPr>
                                      <w:rFonts w:eastAsiaTheme="minorEastAsia"/>
                                    </w:rPr>
                                    <w:t xml:space="preserve">   </w:t>
                                  </w:r>
                                  <w:r>
                                    <w:rPr>
                                      <w:rFonts w:eastAsiaTheme="minorEastAsia"/>
                                    </w:rPr>
                                    <w:br/>
                                  </w:r>
                                </w:ins>
                              </w:p>
                            </w:txbxContent>
                          </wps:txbx>
                          <wps:bodyPr rot="0" vert="horz" wrap="square" lIns="91440" tIns="45720" rIns="91440" bIns="45720" anchor="t" anchorCtr="0">
                            <a:noAutofit/>
                          </wps:bodyPr>
                        </wps:wsp>
                        <wps:wsp>
                          <wps:cNvPr id="192" name="Text Box 2"/>
                          <wps:cNvSpPr txBox="1">
                            <a:spLocks noChangeArrowheads="1"/>
                          </wps:cNvSpPr>
                          <wps:spPr bwMode="auto">
                            <a:xfrm>
                              <a:off x="2728912" y="0"/>
                              <a:ext cx="1779905" cy="355600"/>
                            </a:xfrm>
                            <a:prstGeom prst="rect">
                              <a:avLst/>
                            </a:prstGeom>
                            <a:solidFill>
                              <a:srgbClr val="FFFFFF"/>
                            </a:solidFill>
                            <a:ln w="9525">
                              <a:noFill/>
                              <a:miter lim="800000"/>
                              <a:headEnd/>
                              <a:tailEnd/>
                            </a:ln>
                          </wps:spPr>
                          <wps:txbx>
                            <w:txbxContent>
                              <w:p w14:paraId="35455E5F" w14:textId="0DD863FB" w:rsidR="00B0021C" w:rsidRPr="00921AC2" w:rsidRDefault="008639F2" w:rsidP="00953105">
                                <w:pPr>
                                  <w:rPr>
                                    <w:rFonts w:eastAsiaTheme="minorEastAsia"/>
                                    <w:sz w:val="16"/>
                                    <w:szCs w:val="16"/>
                                    <w:rPrChange w:id="838" w:author="Juan Carlos Martinez Mori" w:date="2015-09-11T13:24:00Z">
                                      <w:rPr/>
                                    </w:rPrChange>
                                  </w:rPr>
                                </w:pPr>
                                <m:oMathPara>
                                  <m:oMathParaPr>
                                    <m:jc m:val="left"/>
                                  </m:oMathParaPr>
                                  <m:oMath>
                                    <m:sSub>
                                      <m:sSubPr>
                                        <m:ctrlPr>
                                          <w:ins w:id="839" w:author="Juan Carlos Martinez Mori" w:date="2015-09-11T13:32:00Z">
                                            <w:rPr>
                                              <w:rFonts w:ascii="Cambria Math" w:eastAsiaTheme="minorEastAsia" w:hAnsi="Cambria Math"/>
                                              <w:i/>
                                              <w:sz w:val="16"/>
                                              <w:szCs w:val="16"/>
                                            </w:rPr>
                                          </w:ins>
                                        </m:ctrlPr>
                                      </m:sSubPr>
                                      <m:e>
                                        <m:r>
                                          <w:ins w:id="840" w:author="Juan Carlos Martinez Mori" w:date="2015-09-11T13:32:00Z">
                                            <w:rPr>
                                              <w:rFonts w:ascii="Cambria Math" w:eastAsiaTheme="minorEastAsia" w:hAnsi="Cambria Math"/>
                                              <w:sz w:val="16"/>
                                              <w:szCs w:val="16"/>
                                            </w:rPr>
                                            <m:t>x</m:t>
                                          </w:ins>
                                        </m:r>
                                      </m:e>
                                      <m:sub>
                                        <m:r>
                                          <w:ins w:id="841" w:author="Juan Carlos Martinez Mori" w:date="2015-09-11T13:32:00Z">
                                            <w:rPr>
                                              <w:rFonts w:ascii="Cambria Math" w:eastAsiaTheme="minorEastAsia" w:hAnsi="Cambria Math"/>
                                              <w:sz w:val="16"/>
                                              <w:szCs w:val="16"/>
                                            </w:rPr>
                                            <m:t>f</m:t>
                                          </w:ins>
                                        </m:r>
                                      </m:sub>
                                    </m:sSub>
                                    <m:r>
                                      <w:ins w:id="842" w:author="Juan Carlos Martinez Mori" w:date="2015-09-11T13:32:00Z">
                                        <w:rPr>
                                          <w:rFonts w:ascii="Cambria Math" w:eastAsiaTheme="minorEastAsia" w:hAnsi="Cambria Math"/>
                                          <w:sz w:val="16"/>
                                          <w:szCs w:val="16"/>
                                        </w:rPr>
                                        <m:t>=Reading from final sensros</m:t>
                                      </w:ins>
                                    </m:r>
                                    <m:r>
                                      <w:ins w:id="843" w:author="Juan Carlos Martinez Mori" w:date="2015-09-11T13:23:00Z">
                                        <m:rPr>
                                          <m:sty m:val="p"/>
                                        </m:rPr>
                                        <w:rPr>
                                          <w:rFonts w:eastAsiaTheme="minorEastAsia"/>
                                          <w:sz w:val="16"/>
                                          <w:szCs w:val="16"/>
                                          <w:rPrChange w:id="844" w:author="Juan Carlos Martinez Mori" w:date="2015-09-11T13:24:00Z">
                                            <w:rPr>
                                              <w:rFonts w:eastAsiaTheme="minorEastAsia"/>
                                            </w:rPr>
                                          </w:rPrChange>
                                        </w:rPr>
                                        <w:br/>
                                      </w:ins>
                                    </m:r>
                                  </m:oMath>
                                  <m:oMath>
                                    <m:sSub>
                                      <m:sSubPr>
                                        <m:ctrlPr>
                                          <w:ins w:id="845" w:author="Juan Carlos Martinez Mori" w:date="2015-09-11T13:23:00Z">
                                            <w:rPr>
                                              <w:rFonts w:ascii="Cambria Math" w:eastAsiaTheme="minorEastAsia" w:hAnsi="Cambria Math"/>
                                              <w:i/>
                                              <w:sz w:val="16"/>
                                              <w:szCs w:val="16"/>
                                            </w:rPr>
                                          </w:ins>
                                        </m:ctrlPr>
                                      </m:sSubPr>
                                      <m:e>
                                        <m:r>
                                          <w:ins w:id="846" w:author="Juan Carlos Martinez Mori" w:date="2015-09-11T13:23:00Z">
                                            <w:rPr>
                                              <w:rFonts w:ascii="Cambria Math" w:eastAsiaTheme="minorEastAsia" w:hAnsi="Cambria Math" w:hint="eastAsia"/>
                                              <w:sz w:val="16"/>
                                              <w:szCs w:val="16"/>
                                              <w:rPrChange w:id="847" w:author="Juan Carlos Martinez Mori" w:date="2015-09-11T13:24:00Z">
                                                <w:rPr>
                                                  <w:rFonts w:ascii="Cambria Math" w:eastAsiaTheme="minorEastAsia" w:hAnsi="Cambria Math" w:hint="eastAsia"/>
                                                </w:rPr>
                                              </w:rPrChange>
                                            </w:rPr>
                                            <m:t>x</m:t>
                                          </w:ins>
                                        </m:r>
                                      </m:e>
                                      <m:sub>
                                        <m:r>
                                          <w:ins w:id="848" w:author="Juan Carlos Martinez Mori" w:date="2015-09-11T13:33:00Z">
                                            <w:rPr>
                                              <w:rFonts w:ascii="Cambria Math" w:eastAsiaTheme="minorEastAsia" w:hAnsi="Cambria Math"/>
                                              <w:sz w:val="16"/>
                                              <w:szCs w:val="16"/>
                                            </w:rPr>
                                            <m:t>o</m:t>
                                          </w:ins>
                                        </m:r>
                                      </m:sub>
                                    </m:sSub>
                                    <m:r>
                                      <w:ins w:id="849" w:author="Juan Carlos Martinez Mori" w:date="2015-09-11T13:23:00Z">
                                        <w:rPr>
                                          <w:rFonts w:ascii="Cambria Math" w:eastAsiaTheme="minorEastAsia" w:hAnsi="Cambria Math" w:hint="eastAsia"/>
                                          <w:sz w:val="16"/>
                                          <w:szCs w:val="16"/>
                                          <w:rPrChange w:id="850" w:author="Juan Carlos Martinez Mori" w:date="2015-09-11T13:24:00Z">
                                            <w:rPr>
                                              <w:rFonts w:ascii="Cambria Math" w:eastAsiaTheme="minorEastAsia" w:hAnsi="Cambria Math" w:hint="eastAsia"/>
                                            </w:rPr>
                                          </w:rPrChange>
                                        </w:rPr>
                                        <m:t>=</m:t>
                                      </w:ins>
                                    </m:r>
                                    <m:r>
                                      <w:ins w:id="851" w:author="Juan Carlos Martinez Mori" w:date="2015-09-11T13:33:00Z">
                                        <w:rPr>
                                          <w:rFonts w:ascii="Cambria Math" w:eastAsiaTheme="minorEastAsia" w:hAnsi="Cambria Math"/>
                                          <w:sz w:val="16"/>
                                          <w:szCs w:val="16"/>
                                        </w:rPr>
                                        <m:t>Reading from initial sensor</m:t>
                                      </w:ins>
                                    </m:r>
                                  </m:oMath>
                                </m:oMathPara>
                              </w:p>
                            </w:txbxContent>
                          </wps:txbx>
                          <wps:bodyPr rot="0" vert="horz" wrap="square" lIns="91440" tIns="45720" rIns="91440" bIns="45720" anchor="t" anchorCtr="0">
                            <a:noAutofit/>
                          </wps:bodyPr>
                        </wps:wsp>
                      </wpg:wgp>
                    </a:graphicData>
                  </a:graphic>
                </wp:anchor>
              </w:drawing>
            </mc:Choice>
            <mc:Fallback xmlns:mv="urn:schemas-microsoft-com:mac:vml" xmlns:mo="http://schemas.microsoft.com/office/mac/office/2008/main">
              <w:pict>
                <v:group w14:anchorId="144C07CE" id="Group_x0020_193" o:spid="_x0000_s1055" style="position:absolute;left:0;text-align:left;margin-left:67.95pt;margin-top:150.25pt;width:345.6pt;height:28.8pt;z-index:251658752;mso-position-horizontal-relative:margin;mso-position-vertical-relative:margin" coordsize="4508817,355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">
                  <v:shape id="_x0000_s1056" type="#_x0000_t202" style="position:absolute;width:2614930;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AKGwwAA&#10;ANsAAAAPAAAAZHJzL2Rvd25yZXYueG1sRI/ZasMwFETfC/kHcQt9KbGctNmcKCEtpOQ1ywfcWNcL&#10;ta6MpXj5+6hQyOMwM2eYza43lWipcaVlBZMoBkGcWl1yruB6OYyXIJxH1lhZJgUDOdhtRy8bTLTt&#10;+ETt2eciQNglqKDwvk6kdGlBBl1ka+LgZbYx6INscqkb7ALcVHIax3NpsOSwUGBN3wWlv+e7UZAd&#10;u/fZqrv9+Ovi9Dn/wnJxs4NSb6/9fg3CU++f4f/2USv4mMDfl/AD5PY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AKGwwAAANsAAAAPAAAAAAAAAAAAAAAAAJcCAABkcnMvZG93&#10;bnJldi54bWxQSwUGAAAAAAQABAD1AAAAhwMAAAAA&#10;" stroked="f">
                    <v:textbox>
                      <w:txbxContent>
                        <w:p w14:paraId="2CFE5D13" w14:textId="678006EF" w:rsidR="00B0021C" w:rsidRDefault="00B0021C">
                          <w:pPr>
                            <w:jc w:val="center"/>
                            <w:pPrChange w:id="847" w:author="Juan Carlos Martinez Mori" w:date="2015-09-11T13:35:00Z">
                              <w:pPr/>
                            </w:pPrChange>
                          </w:pPr>
                          <w:ins w:id="848" w:author="Juan Carlos Martinez Mori" w:date="2015-09-11T13:31:00Z">
                            <m:oMath>
                              <m:r>
                                <w:rPr>
                                  <w:rFonts w:ascii="Cambria Math" w:hAnsi="Cambria Math"/>
                                </w:rPr>
                                <m:t xml:space="preserve">Percent Change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d>
                            </m:oMath>
                          </w:ins>
                          <w:ins w:id="849" w:author="Juan Carlos Martinez Mori" w:date="2015-09-11T13:19:00Z">
                            <m:oMath>
                              <m:r>
                                <w:rPr>
                                  <w:rFonts w:ascii="Cambria Math" w:hAnsi="Cambria Math"/>
                                </w:rPr>
                                <m:t>=</m:t>
                              </m:r>
                            </m:oMath>
                          </w:ins>
                          <m:oMath>
                            <m:f>
                              <m:fPr>
                                <m:ctrlPr>
                                  <w:ins w:id="850" w:author="Juan Carlos Martinez Mori" w:date="2015-09-11T13:32:00Z">
                                    <w:rPr>
                                      <w:rFonts w:ascii="Cambria Math" w:hAnsi="Cambria Math"/>
                                      <w:i/>
                                    </w:rPr>
                                  </w:ins>
                                </m:ctrlPr>
                              </m:fPr>
                              <m:num>
                                <m:sSub>
                                  <m:sSubPr>
                                    <m:ctrlPr>
                                      <w:ins w:id="851" w:author="Juan Carlos Martinez Mori" w:date="2015-09-11T13:32:00Z">
                                        <w:rPr>
                                          <w:rFonts w:ascii="Cambria Math" w:hAnsi="Cambria Math"/>
                                          <w:i/>
                                        </w:rPr>
                                      </w:ins>
                                    </m:ctrlPr>
                                  </m:sSubPr>
                                  <m:e>
                                    <w:ins w:id="852" w:author="Juan Carlos Martinez Mori" w:date="2015-09-11T13:32:00Z">
                                      <m:r>
                                        <w:rPr>
                                          <w:rFonts w:ascii="Cambria Math" w:hAnsi="Cambria Math"/>
                                        </w:rPr>
                                        <m:t>x</m:t>
                                      </m:r>
                                    </w:ins>
                                  </m:e>
                                  <m:sub>
                                    <w:ins w:id="853" w:author="Juan Carlos Martinez Mori" w:date="2015-09-11T13:32:00Z">
                                      <m:r>
                                        <w:rPr>
                                          <w:rFonts w:ascii="Cambria Math" w:hAnsi="Cambria Math"/>
                                        </w:rPr>
                                        <m:t>f</m:t>
                                      </m:r>
                                    </w:ins>
                                  </m:sub>
                                </m:sSub>
                                <w:ins w:id="854" w:author="Juan Carlos Martinez Mori" w:date="2015-09-11T13:32:00Z">
                                  <m:r>
                                    <w:rPr>
                                      <w:rFonts w:ascii="Cambria Math" w:hAnsi="Cambria Math"/>
                                    </w:rPr>
                                    <m:t>-</m:t>
                                  </m:r>
                                </w:ins>
                                <m:sSub>
                                  <m:sSubPr>
                                    <m:ctrlPr>
                                      <w:ins w:id="855" w:author="Juan Carlos Martinez Mori" w:date="2015-09-11T13:32:00Z">
                                        <w:rPr>
                                          <w:rFonts w:ascii="Cambria Math" w:hAnsi="Cambria Math"/>
                                          <w:i/>
                                        </w:rPr>
                                      </w:ins>
                                    </m:ctrlPr>
                                  </m:sSubPr>
                                  <m:e>
                                    <w:ins w:id="856" w:author="Juan Carlos Martinez Mori" w:date="2015-09-11T13:32:00Z">
                                      <m:r>
                                        <w:rPr>
                                          <w:rFonts w:ascii="Cambria Math" w:hAnsi="Cambria Math"/>
                                        </w:rPr>
                                        <m:t>x</m:t>
                                      </m:r>
                                    </w:ins>
                                  </m:e>
                                  <m:sub>
                                    <w:ins w:id="857" w:author="Juan Carlos Martinez Mori" w:date="2015-09-11T13:32:00Z">
                                      <m:r>
                                        <w:rPr>
                                          <w:rFonts w:ascii="Cambria Math" w:hAnsi="Cambria Math"/>
                                        </w:rPr>
                                        <m:t>o</m:t>
                                      </m:r>
                                    </w:ins>
                                  </m:sub>
                                </m:sSub>
                              </m:num>
                              <m:den>
                                <m:sSub>
                                  <m:sSubPr>
                                    <m:ctrlPr>
                                      <w:ins w:id="858" w:author="Juan Carlos Martinez Mori" w:date="2015-09-11T13:32:00Z">
                                        <w:rPr>
                                          <w:rFonts w:ascii="Cambria Math" w:hAnsi="Cambria Math"/>
                                          <w:i/>
                                        </w:rPr>
                                      </w:ins>
                                    </m:ctrlPr>
                                  </m:sSubPr>
                                  <m:e>
                                    <w:ins w:id="859" w:author="Juan Carlos Martinez Mori" w:date="2015-09-11T13:32:00Z">
                                      <m:r>
                                        <w:rPr>
                                          <w:rFonts w:ascii="Cambria Math" w:hAnsi="Cambria Math"/>
                                        </w:rPr>
                                        <m:t>x</m:t>
                                      </m:r>
                                    </w:ins>
                                  </m:e>
                                  <m:sub>
                                    <w:ins w:id="860" w:author="Juan Carlos Martinez Mori" w:date="2015-09-11T13:32:00Z">
                                      <m:r>
                                        <w:rPr>
                                          <w:rFonts w:ascii="Cambria Math" w:hAnsi="Cambria Math"/>
                                        </w:rPr>
                                        <m:t>o</m:t>
                                      </m:r>
                                    </w:ins>
                                  </m:sub>
                                </m:sSub>
                              </m:den>
                            </m:f>
                            <w:ins w:id="861" w:author="Juan Carlos Martinez Mori" w:date="2015-09-11T13:32:00Z">
                              <m:r>
                                <w:rPr>
                                  <w:rFonts w:ascii="Cambria Math" w:hAnsi="Cambria Math"/>
                                </w:rPr>
                                <m:t>*100</m:t>
                              </m:r>
                            </w:ins>
                          </m:oMath>
                          <w:ins w:id="862" w:author="Juan Carlos Martinez Mori" w:date="2015-09-11T13:19:00Z">
                            <w:r>
                              <w:rPr>
                                <w:rFonts w:eastAsiaTheme="minorEastAsia"/>
                              </w:rPr>
                              <w:t xml:space="preserve"> </w:t>
                            </w:r>
                          </w:ins>
                          <w:ins w:id="863" w:author="Juan Carlos Martinez Mori" w:date="2015-09-11T13:21:00Z">
                            <w:r>
                              <w:rPr>
                                <w:rFonts w:eastAsiaTheme="minorEastAsia"/>
                              </w:rPr>
                              <w:t xml:space="preserve">   </w:t>
                            </w:r>
                            <w:r>
                              <w:rPr>
                                <w:rFonts w:eastAsiaTheme="minorEastAsia"/>
                              </w:rPr>
                              <w:br/>
                            </w:r>
                          </w:ins>
                        </w:p>
                      </w:txbxContent>
                    </v:textbox>
                  </v:shape>
                  <v:shape id="_x0000_s1057" type="#_x0000_t202" style="position:absolute;left:2728912;width:1779905;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COF6vwAA&#10;ANwAAAAPAAAAZHJzL2Rvd25yZXYueG1sRE/LqsIwEN0L/kMYwY1oqnh9VKOooLj18QFjM7bFZlKa&#10;aOvfG0G4uzmc5yzXjSnEiyqXW1YwHEQgiBOrc04VXC/7/gyE88gaC8uk4E0O1qt2a4mxtjWf6HX2&#10;qQgh7GJUkHlfxlK6JCODbmBL4sDdbWXQB1ilUldYh3BTyFEUTaTBnENDhiXtMkoe56dRcD/Wvb95&#10;fTv46/Q0nmwxn97sW6lup9ksQHhq/L/45z7qMH8+gu8z4QK5+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gI4Xq/AAAA3AAAAA8AAAAAAAAAAAAAAAAAlwIAAGRycy9kb3ducmV2&#10;LnhtbFBLBQYAAAAABAAEAPUAAACDAwAAAAA=&#10;" stroked="f">
                    <v:textbox>
                      <w:txbxContent>
                        <w:p w14:paraId="35455E5F" w14:textId="0DD863FB" w:rsidR="00B0021C" w:rsidRPr="00921AC2" w:rsidRDefault="0007502C" w:rsidP="00953105">
                          <w:pPr>
                            <w:rPr>
                              <w:rFonts w:eastAsiaTheme="minorEastAsia"/>
                              <w:sz w:val="16"/>
                              <w:szCs w:val="16"/>
                              <w:rPrChange w:id="864" w:author="Juan Carlos Martinez Mori" w:date="2015-09-11T13:24:00Z">
                                <w:rPr/>
                              </w:rPrChange>
                            </w:rPr>
                          </w:pPr>
                          <m:oMathPara>
                            <m:oMathParaPr>
                              <m:jc m:val="left"/>
                            </m:oMathParaPr>
                            <m:oMath>
                              <m:sSub>
                                <m:sSubPr>
                                  <m:ctrlPr>
                                    <w:ins w:id="865" w:author="Juan Carlos Martinez Mori" w:date="2015-09-11T13:32:00Z">
                                      <w:rPr>
                                        <w:rFonts w:ascii="Cambria Math" w:eastAsiaTheme="minorEastAsia" w:hAnsi="Cambria Math"/>
                                        <w:i/>
                                        <w:sz w:val="16"/>
                                        <w:szCs w:val="16"/>
                                      </w:rPr>
                                    </w:ins>
                                  </m:ctrlPr>
                                </m:sSubPr>
                                <m:e>
                                  <w:ins w:id="866" w:author="Juan Carlos Martinez Mori" w:date="2015-09-11T13:32:00Z">
                                    <m:r>
                                      <w:rPr>
                                        <w:rFonts w:ascii="Cambria Math" w:eastAsiaTheme="minorEastAsia" w:hAnsi="Cambria Math"/>
                                        <w:sz w:val="16"/>
                                        <w:szCs w:val="16"/>
                                      </w:rPr>
                                      <m:t>x</m:t>
                                    </m:r>
                                  </w:ins>
                                </m:e>
                                <m:sub>
                                  <w:ins w:id="867" w:author="Juan Carlos Martinez Mori" w:date="2015-09-11T13:32:00Z">
                                    <m:r>
                                      <w:rPr>
                                        <w:rFonts w:ascii="Cambria Math" w:eastAsiaTheme="minorEastAsia" w:hAnsi="Cambria Math"/>
                                        <w:sz w:val="16"/>
                                        <w:szCs w:val="16"/>
                                      </w:rPr>
                                      <m:t>f</m:t>
                                    </m:r>
                                  </w:ins>
                                </m:sub>
                              </m:sSub>
                              <w:ins w:id="868" w:author="Juan Carlos Martinez Mori" w:date="2015-09-11T13:32:00Z">
                                <m:r>
                                  <w:rPr>
                                    <w:rFonts w:ascii="Cambria Math" w:eastAsiaTheme="minorEastAsia" w:hAnsi="Cambria Math"/>
                                    <w:sz w:val="16"/>
                                    <w:szCs w:val="16"/>
                                  </w:rPr>
                                  <m:t>=Reading from final sensros</m:t>
                                </m:r>
                              </w:ins>
                              <w:ins w:id="869" w:author="Juan Carlos Martinez Mori" w:date="2015-09-11T13:23:00Z">
                                <m:r>
                                  <m:rPr>
                                    <m:sty m:val="p"/>
                                  </m:rPr>
                                  <w:rPr>
                                    <w:rFonts w:eastAsiaTheme="minorEastAsia"/>
                                    <w:sz w:val="16"/>
                                    <w:szCs w:val="16"/>
                                    <w:rPrChange w:id="870" w:author="Juan Carlos Martinez Mori" w:date="2015-09-11T13:24:00Z">
                                      <w:rPr>
                                        <w:rFonts w:eastAsiaTheme="minorEastAsia"/>
                                      </w:rPr>
                                    </w:rPrChange>
                                  </w:rPr>
                                  <w:br/>
                                </m:r>
                              </w:ins>
                            </m:oMath>
                            <m:oMath>
                              <m:sSub>
                                <m:sSubPr>
                                  <m:ctrlPr>
                                    <w:ins w:id="871" w:author="Juan Carlos Martinez Mori" w:date="2015-09-11T13:23:00Z">
                                      <w:rPr>
                                        <w:rFonts w:ascii="Cambria Math" w:eastAsiaTheme="minorEastAsia" w:hAnsi="Cambria Math"/>
                                        <w:i/>
                                        <w:sz w:val="16"/>
                                        <w:szCs w:val="16"/>
                                      </w:rPr>
                                    </w:ins>
                                  </m:ctrlPr>
                                </m:sSubPr>
                                <m:e>
                                  <w:ins w:id="872" w:author="Juan Carlos Martinez Mori" w:date="2015-09-11T13:23:00Z">
                                    <m:r>
                                      <w:rPr>
                                        <w:rFonts w:ascii="Cambria Math" w:eastAsiaTheme="minorEastAsia" w:hAnsi="Cambria Math" w:hint="eastAsia"/>
                                        <w:sz w:val="16"/>
                                        <w:szCs w:val="16"/>
                                        <w:rPrChange w:id="873" w:author="Juan Carlos Martinez Mori" w:date="2015-09-11T13:24:00Z">
                                          <w:rPr>
                                            <w:rFonts w:ascii="Cambria Math" w:eastAsiaTheme="minorEastAsia" w:hAnsi="Cambria Math" w:hint="eastAsia"/>
                                          </w:rPr>
                                        </w:rPrChange>
                                      </w:rPr>
                                      <m:t>x</m:t>
                                    </m:r>
                                  </w:ins>
                                </m:e>
                                <m:sub>
                                  <w:ins w:id="874" w:author="Juan Carlos Martinez Mori" w:date="2015-09-11T13:33:00Z">
                                    <m:r>
                                      <w:rPr>
                                        <w:rFonts w:ascii="Cambria Math" w:eastAsiaTheme="minorEastAsia" w:hAnsi="Cambria Math"/>
                                        <w:sz w:val="16"/>
                                        <w:szCs w:val="16"/>
                                      </w:rPr>
                                      <m:t>o</m:t>
                                    </m:r>
                                  </w:ins>
                                </m:sub>
                              </m:sSub>
                              <w:ins w:id="875" w:author="Juan Carlos Martinez Mori" w:date="2015-09-11T13:23:00Z">
                                <m:r>
                                  <w:rPr>
                                    <w:rFonts w:ascii="Cambria Math" w:eastAsiaTheme="minorEastAsia" w:hAnsi="Cambria Math" w:hint="eastAsia"/>
                                    <w:sz w:val="16"/>
                                    <w:szCs w:val="16"/>
                                    <w:rPrChange w:id="876" w:author="Juan Carlos Martinez Mori" w:date="2015-09-11T13:24:00Z">
                                      <w:rPr>
                                        <w:rFonts w:ascii="Cambria Math" w:eastAsiaTheme="minorEastAsia" w:hAnsi="Cambria Math" w:hint="eastAsia"/>
                                      </w:rPr>
                                    </w:rPrChange>
                                  </w:rPr>
                                  <m:t>=</m:t>
                                </m:r>
                              </w:ins>
                              <w:ins w:id="877" w:author="Juan Carlos Martinez Mori" w:date="2015-09-11T13:33:00Z">
                                <m:r>
                                  <w:rPr>
                                    <w:rFonts w:ascii="Cambria Math" w:eastAsiaTheme="minorEastAsia" w:hAnsi="Cambria Math"/>
                                    <w:sz w:val="16"/>
                                    <w:szCs w:val="16"/>
                                  </w:rPr>
                                  <m:t>Reading from initial sensor</m:t>
                                </m:r>
                              </w:ins>
                            </m:oMath>
                          </m:oMathPara>
                        </w:p>
                      </w:txbxContent>
                    </v:textbox>
                  </v:shape>
                  <w10:wrap type="square" anchorx="margin" anchory="margin"/>
                </v:group>
              </w:pict>
            </mc:Fallback>
          </mc:AlternateContent>
        </w:r>
      </w:del>
    </w:p>
    <w:p w14:paraId="2C30CEF3" w14:textId="77777777" w:rsidR="00953105" w:rsidDel="009E460E" w:rsidRDefault="00953105">
      <w:pPr>
        <w:rPr>
          <w:ins w:id="852" w:author="Juan Carlos Martinez Mori" w:date="2015-09-11T13:33:00Z"/>
          <w:del w:id="853" w:author="Juan Carlos Martinez Mori" w:date="2015-09-12T09:43:00Z"/>
          <w:rFonts w:ascii="Times New Roman" w:hAnsi="Times New Roman" w:cs="Times New Roman"/>
        </w:rPr>
        <w:pPrChange w:id="854" w:author="Juan Carlos Martinez Mori" w:date="2015-09-11T18:05:00Z">
          <w:pPr>
            <w:ind w:left="360"/>
            <w:jc w:val="center"/>
          </w:pPr>
        </w:pPrChange>
      </w:pPr>
    </w:p>
    <w:p w14:paraId="4E3FB6B0" w14:textId="6ADAA950" w:rsidR="00C616EA" w:rsidRPr="0083081D" w:rsidRDefault="0083081D">
      <w:pPr>
        <w:rPr>
          <w:ins w:id="855" w:author="Li, Yanning" w:date="2015-09-10T11:31:00Z"/>
          <w:rPrChange w:id="856" w:author="Juan Carlos Martinez Mori" w:date="2015-09-12T09:42:00Z">
            <w:rPr>
              <w:ins w:id="857" w:author="Li, Yanning" w:date="2015-09-10T11:31:00Z"/>
              <w:rFonts w:ascii="Times New Roman" w:hAnsi="Times New Roman" w:cs="Times New Roman"/>
            </w:rPr>
          </w:rPrChange>
        </w:rPr>
        <w:pPrChange w:id="858" w:author="Juan Carlos Martinez Mori" w:date="2015-09-12T09:43:00Z">
          <w:pPr>
            <w:ind w:left="360"/>
            <w:jc w:val="center"/>
          </w:pPr>
        </w:pPrChange>
      </w:pPr>
      <w:ins w:id="859" w:author="Juan Carlos Martinez Mori" w:date="2015-09-12T09:41:00Z">
        <w:r>
          <w:rPr>
            <w:rFonts w:eastAsiaTheme="minorEastAsia"/>
          </w:rPr>
          <w:t xml:space="preserve">    </w:t>
        </w:r>
      </w:ins>
      <w:del w:id="860" w:author="Juan Carlos Martinez Mori" w:date="2015-09-11T13:33:00Z">
        <w:r w:rsidR="00C616EA" w:rsidDel="00953105">
          <w:rPr>
            <w:noProof/>
          </w:rPr>
          <w:drawing>
            <wp:inline distT="0" distB="0" distL="0" distR="0" wp14:anchorId="1D15F30E" wp14:editId="70FF336D">
              <wp:extent cx="4990620" cy="55289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57" t="71888" r="28265" b="18564"/>
                      <a:stretch/>
                    </pic:blipFill>
                    <pic:spPr bwMode="auto">
                      <a:xfrm>
                        <a:off x="0" y="0"/>
                        <a:ext cx="5050106" cy="55948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del>
    </w:p>
    <w:p w14:paraId="7B86750E" w14:textId="29AB0BD0" w:rsidR="00AE5F6F" w:rsidDel="00904E83" w:rsidRDefault="00077F7C">
      <w:pPr>
        <w:ind w:left="360"/>
        <w:rPr>
          <w:ins w:id="861" w:author="Li, Yanning" w:date="2015-09-10T11:34:00Z"/>
          <w:del w:id="862" w:author="Juan Carlos Martinez Mori" w:date="2015-09-11T20:33:00Z"/>
          <w:rFonts w:ascii="Times New Roman" w:hAnsi="Times New Roman" w:cs="Times New Roman"/>
        </w:rPr>
        <w:pPrChange w:id="863" w:author="Li, Yanning" w:date="2015-09-10T11:31:00Z">
          <w:pPr>
            <w:ind w:left="360"/>
            <w:jc w:val="center"/>
          </w:pPr>
        </w:pPrChange>
      </w:pPr>
      <w:ins w:id="864" w:author="Li, Yanning" w:date="2015-09-10T11:34:00Z">
        <w:del w:id="865" w:author="Juan Carlos Martinez Mori" w:date="2015-09-11T20:33:00Z">
          <w:r w:rsidDel="00904E83">
            <w:rPr>
              <w:rFonts w:ascii="Times New Roman" w:hAnsi="Times New Roman" w:cs="Times New Roman"/>
            </w:rPr>
            <w:delText>Inconsistency between RTMS and Radar</w:delText>
          </w:r>
        </w:del>
      </w:ins>
    </w:p>
    <w:p w14:paraId="7DA53553" w14:textId="5052BD9A" w:rsidR="00077F7C" w:rsidDel="00904E83" w:rsidRDefault="00077F7C">
      <w:pPr>
        <w:ind w:left="360"/>
        <w:rPr>
          <w:ins w:id="866" w:author="Li, Yanning" w:date="2015-09-10T11:34:00Z"/>
          <w:del w:id="867" w:author="Juan Carlos Martinez Mori" w:date="2015-09-11T20:33:00Z"/>
          <w:rFonts w:ascii="Times New Roman" w:hAnsi="Times New Roman" w:cs="Times New Roman"/>
        </w:rPr>
        <w:pPrChange w:id="868" w:author="Li, Yanning" w:date="2015-09-10T11:31:00Z">
          <w:pPr>
            <w:ind w:left="360"/>
            <w:jc w:val="center"/>
          </w:pPr>
        </w:pPrChange>
      </w:pPr>
      <w:ins w:id="869" w:author="Li, Yanning" w:date="2015-09-10T11:34:00Z">
        <w:del w:id="870" w:author="Juan Carlos Martinez Mori" w:date="2015-09-11T20:33:00Z">
          <w:r w:rsidDel="00904E83">
            <w:rPr>
              <w:rFonts w:ascii="Times New Roman" w:hAnsi="Times New Roman" w:cs="Times New Roman"/>
            </w:rPr>
            <w:delText>Inconsistency between Radars</w:delText>
          </w:r>
        </w:del>
      </w:ins>
    </w:p>
    <w:p w14:paraId="1733820F" w14:textId="1D6652CF" w:rsidR="00077F7C" w:rsidDel="00904E83" w:rsidRDefault="00904E83">
      <w:pPr>
        <w:ind w:left="360"/>
        <w:rPr>
          <w:ins w:id="871" w:author="Li, Yanning" w:date="2015-09-10T11:34:00Z"/>
          <w:del w:id="872" w:author="Juan Carlos Martinez Mori" w:date="2015-09-11T20:34:00Z"/>
          <w:rFonts w:ascii="Times New Roman" w:hAnsi="Times New Roman" w:cs="Times New Roman"/>
        </w:rPr>
        <w:pPrChange w:id="873" w:author="Li, Yanning" w:date="2015-09-10T11:31:00Z">
          <w:pPr>
            <w:ind w:left="360"/>
            <w:jc w:val="center"/>
          </w:pPr>
        </w:pPrChange>
      </w:pPr>
      <w:ins w:id="874" w:author="Juan Carlos Martinez Mori" w:date="2015-09-11T20:34:00Z">
        <w:r>
          <w:rPr>
            <w:rFonts w:ascii="Times New Roman" w:hAnsi="Times New Roman" w:cs="Times New Roman"/>
          </w:rPr>
          <w:t>Th</w:t>
        </w:r>
      </w:ins>
      <w:ins w:id="875" w:author="Juan Carlos Martinez Mori" w:date="2015-09-12T09:44:00Z">
        <w:r w:rsidR="000F71D2">
          <w:rPr>
            <w:rFonts w:ascii="Times New Roman" w:hAnsi="Times New Roman" w:cs="Times New Roman"/>
          </w:rPr>
          <w:t>is</w:t>
        </w:r>
      </w:ins>
      <w:ins w:id="876" w:author="Juan Carlos Martinez Mori" w:date="2015-09-11T20:34:00Z">
        <w:del w:id="877" w:author="Juan Carlos Martinez Mori" w:date="2015-09-12T09:44:00Z">
          <w:r w:rsidDel="000F71D2">
            <w:rPr>
              <w:rFonts w:ascii="Times New Roman" w:hAnsi="Times New Roman" w:cs="Times New Roman"/>
            </w:rPr>
            <w:delText>ese procedures were</w:delText>
          </w:r>
        </w:del>
        <w:r>
          <w:rPr>
            <w:rFonts w:ascii="Times New Roman" w:hAnsi="Times New Roman" w:cs="Times New Roman"/>
          </w:rPr>
          <w:t xml:space="preserve"> </w:t>
        </w:r>
      </w:ins>
      <w:ins w:id="878" w:author="Juan Carlos Martinez Mori" w:date="2015-09-12T09:44:00Z">
        <w:r w:rsidR="000F71D2">
          <w:rPr>
            <w:rFonts w:ascii="Times New Roman" w:hAnsi="Times New Roman" w:cs="Times New Roman"/>
          </w:rPr>
          <w:t xml:space="preserve">procedure was </w:t>
        </w:r>
      </w:ins>
      <w:ins w:id="879" w:author="Juan Carlos Martinez Mori" w:date="2015-09-11T20:34:00Z">
        <w:r>
          <w:rPr>
            <w:rFonts w:ascii="Times New Roman" w:hAnsi="Times New Roman" w:cs="Times New Roman"/>
          </w:rPr>
          <w:t xml:space="preserve">applied </w:t>
        </w:r>
      </w:ins>
      <w:ins w:id="880" w:author="Juan Carlos Martinez Mori" w:date="2015-09-12T09:45:00Z">
        <w:r w:rsidR="000F71D2">
          <w:rPr>
            <w:rFonts w:ascii="Times New Roman" w:hAnsi="Times New Roman" w:cs="Times New Roman"/>
          </w:rPr>
          <w:t>on</w:t>
        </w:r>
      </w:ins>
      <w:ins w:id="881" w:author="Juan Carlos Martinez Mori" w:date="2015-09-11T20:34:00Z">
        <w:del w:id="882" w:author="Juan Carlos Martinez Mori" w:date="2015-09-12T09:45:00Z">
          <w:r w:rsidDel="000F71D2">
            <w:rPr>
              <w:rFonts w:ascii="Times New Roman" w:hAnsi="Times New Roman" w:cs="Times New Roman"/>
            </w:rPr>
            <w:delText>fo</w:delText>
          </w:r>
        </w:del>
      </w:ins>
      <w:ins w:id="883" w:author="Juan Carlos Martinez Mori" w:date="2015-09-12T09:45:00Z">
        <w:r w:rsidR="000F71D2">
          <w:rPr>
            <w:rFonts w:ascii="Times New Roman" w:hAnsi="Times New Roman" w:cs="Times New Roman"/>
          </w:rPr>
          <w:t xml:space="preserve"> pairs of</w:t>
        </w:r>
      </w:ins>
      <w:ins w:id="884" w:author="Juan Carlos Martinez Mori" w:date="2015-09-11T20:34:00Z">
        <w:del w:id="885" w:author="Juan Carlos Martinez Mori" w:date="2015-09-12T09:45:00Z">
          <w:r w:rsidDel="000F71D2">
            <w:rPr>
              <w:rFonts w:ascii="Times New Roman" w:hAnsi="Times New Roman" w:cs="Times New Roman"/>
            </w:rPr>
            <w:delText>r sets of two</w:delText>
          </w:r>
        </w:del>
        <w:r>
          <w:rPr>
            <w:rFonts w:ascii="Times New Roman" w:hAnsi="Times New Roman" w:cs="Times New Roman"/>
          </w:rPr>
          <w:t xml:space="preserve"> sensors</w:t>
        </w:r>
      </w:ins>
      <w:ins w:id="886" w:author="Juan Carlos Martinez Mori" w:date="2015-09-11T20:48:00Z">
        <w:r w:rsidR="00F32CF3">
          <w:rPr>
            <w:rFonts w:ascii="Times New Roman" w:hAnsi="Times New Roman" w:cs="Times New Roman"/>
          </w:rPr>
          <w:t xml:space="preserve"> in segments of road with no ramps</w:t>
        </w:r>
      </w:ins>
      <w:ins w:id="887" w:author="Juan Carlos Martinez Mori" w:date="2015-09-11T20:34:00Z">
        <w:r>
          <w:rPr>
            <w:rFonts w:ascii="Times New Roman" w:hAnsi="Times New Roman" w:cs="Times New Roman"/>
          </w:rPr>
          <w:t>.</w:t>
        </w:r>
      </w:ins>
      <w:ins w:id="888" w:author="Juan Carlos Martinez Mori" w:date="2015-09-11T21:04:00Z">
        <w:r w:rsidR="00A6725E">
          <w:rPr>
            <w:rFonts w:ascii="Times New Roman" w:hAnsi="Times New Roman" w:cs="Times New Roman"/>
          </w:rPr>
          <w:t xml:space="preserve"> The</w:t>
        </w:r>
      </w:ins>
      <w:ins w:id="889" w:author="Juan Carlos Martinez Mori" w:date="2015-09-12T09:48:00Z">
        <w:r w:rsidR="00F00FCA">
          <w:rPr>
            <w:rFonts w:ascii="Times New Roman" w:hAnsi="Times New Roman" w:cs="Times New Roman"/>
          </w:rPr>
          <w:t xml:space="preserve"> </w:t>
        </w:r>
        <w:r w:rsidR="00D417C7">
          <w:rPr>
            <w:rFonts w:ascii="Times New Roman" w:hAnsi="Times New Roman" w:cs="Times New Roman"/>
          </w:rPr>
          <w:t>a</w:t>
        </w:r>
      </w:ins>
      <w:ins w:id="890" w:author="Juan Carlos Martinez Mori" w:date="2015-09-12T09:49:00Z">
        <w:r w:rsidR="00D417C7">
          <w:rPr>
            <w:rFonts w:ascii="Times New Roman" w:hAnsi="Times New Roman" w:cs="Times New Roman"/>
          </w:rPr>
          <w:t>nalysis was conducted</w:t>
        </w:r>
      </w:ins>
      <w:ins w:id="891" w:author="Juan Carlos Martinez Mori" w:date="2015-09-12T10:33:00Z">
        <w:r w:rsidR="00060AB7">
          <w:rPr>
            <w:rFonts w:ascii="Times New Roman" w:hAnsi="Times New Roman" w:cs="Times New Roman"/>
          </w:rPr>
          <w:t xml:space="preserve"> on a typical free flow interval of time and </w:t>
        </w:r>
      </w:ins>
      <w:ins w:id="892" w:author="Juan Carlos Martinez Mori" w:date="2015-09-12T10:34:00Z">
        <w:r w:rsidR="00060AB7">
          <w:rPr>
            <w:rFonts w:ascii="Times New Roman" w:hAnsi="Times New Roman" w:cs="Times New Roman"/>
          </w:rPr>
          <w:t xml:space="preserve">on </w:t>
        </w:r>
      </w:ins>
      <w:ins w:id="893" w:author="Juan Carlos Martinez Mori" w:date="2015-09-12T09:49:00Z">
        <w:del w:id="894" w:author="Juan Carlos Martinez Mori" w:date="2015-09-12T10:33:00Z">
          <w:r w:rsidR="00D417C7" w:rsidDel="00060AB7">
            <w:rPr>
              <w:rFonts w:ascii="Times New Roman" w:hAnsi="Times New Roman" w:cs="Times New Roman"/>
            </w:rPr>
            <w:delText xml:space="preserve"> on </w:delText>
          </w:r>
        </w:del>
        <w:r w:rsidR="00D417C7">
          <w:rPr>
            <w:rFonts w:ascii="Times New Roman" w:hAnsi="Times New Roman" w:cs="Times New Roman"/>
          </w:rPr>
          <w:t>one month of dat</w:t>
        </w:r>
      </w:ins>
      <w:ins w:id="895" w:author="Juan Carlos Martinez Mori" w:date="2015-09-12T10:34:00Z">
        <w:r w:rsidR="00060AB7">
          <w:rPr>
            <w:rFonts w:ascii="Times New Roman" w:hAnsi="Times New Roman" w:cs="Times New Roman"/>
          </w:rPr>
          <w:t>a. The results were</w:t>
        </w:r>
      </w:ins>
      <w:ins w:id="896" w:author="Juan Carlos Martinez Mori" w:date="2015-09-12T09:49:00Z">
        <w:del w:id="897" w:author="Juan Carlos Martinez Mori" w:date="2015-09-12T10:34:00Z">
          <w:r w:rsidR="00D417C7" w:rsidDel="00060AB7">
            <w:rPr>
              <w:rFonts w:ascii="Times New Roman" w:hAnsi="Times New Roman" w:cs="Times New Roman"/>
            </w:rPr>
            <w:delText>a</w:delText>
          </w:r>
        </w:del>
      </w:ins>
      <w:ins w:id="898" w:author="Juan Carlos Martinez Mori" w:date="2015-09-12T09:47:00Z">
        <w:del w:id="899" w:author="Juan Carlos Martinez Mori" w:date="2015-09-12T10:34:00Z">
          <w:r w:rsidR="00F00FCA" w:rsidDel="00060AB7">
            <w:rPr>
              <w:rFonts w:ascii="Times New Roman" w:hAnsi="Times New Roman" w:cs="Times New Roman"/>
            </w:rPr>
            <w:delText xml:space="preserve"> </w:delText>
          </w:r>
        </w:del>
      </w:ins>
      <w:ins w:id="900" w:author="Juan Carlos Martinez Mori" w:date="2015-09-12T09:49:00Z">
        <w:del w:id="901" w:author="Juan Carlos Martinez Mori" w:date="2015-09-12T10:34:00Z">
          <w:r w:rsidR="00D417C7" w:rsidDel="00060AB7">
            <w:rPr>
              <w:rFonts w:ascii="Times New Roman" w:hAnsi="Times New Roman" w:cs="Times New Roman"/>
            </w:rPr>
            <w:delText>and</w:delText>
          </w:r>
        </w:del>
        <w:r w:rsidR="00D417C7">
          <w:rPr>
            <w:rFonts w:ascii="Times New Roman" w:hAnsi="Times New Roman" w:cs="Times New Roman"/>
          </w:rPr>
          <w:t xml:space="preserve"> presented as </w:t>
        </w:r>
        <w:del w:id="902" w:author="Juan Carlos Martinez Mori" w:date="2015-09-12T10:34:00Z">
          <w:r w:rsidR="00D417C7" w:rsidDel="00060AB7">
            <w:rPr>
              <w:rFonts w:ascii="Times New Roman" w:hAnsi="Times New Roman" w:cs="Times New Roman"/>
            </w:rPr>
            <w:delText xml:space="preserve">an </w:delText>
          </w:r>
        </w:del>
        <w:r w:rsidR="00D417C7">
          <w:rPr>
            <w:rFonts w:ascii="Times New Roman" w:hAnsi="Times New Roman" w:cs="Times New Roman"/>
          </w:rPr>
          <w:t>average</w:t>
        </w:r>
      </w:ins>
      <w:ins w:id="903" w:author="Juan Carlos Martinez Mori" w:date="2015-09-12T10:34:00Z">
        <w:r w:rsidR="00060AB7">
          <w:rPr>
            <w:rFonts w:ascii="Times New Roman" w:hAnsi="Times New Roman" w:cs="Times New Roman"/>
          </w:rPr>
          <w:t>s in both cases</w:t>
        </w:r>
      </w:ins>
      <w:ins w:id="904" w:author="Juan Carlos Martinez Mori" w:date="2015-09-11T21:04:00Z">
        <w:del w:id="905" w:author="Juan Carlos Martinez Mori" w:date="2015-09-12T09:47:00Z">
          <w:r w:rsidR="00A6725E" w:rsidDel="00F00FCA">
            <w:rPr>
              <w:rFonts w:ascii="Times New Roman" w:hAnsi="Times New Roman" w:cs="Times New Roman"/>
            </w:rPr>
            <w:delText>y</w:delText>
          </w:r>
        </w:del>
        <w:del w:id="906" w:author="Juan Carlos Martinez Mori" w:date="2015-09-12T09:49:00Z">
          <w:r w:rsidR="00A6725E" w:rsidDel="00D417C7">
            <w:rPr>
              <w:rFonts w:ascii="Times New Roman" w:hAnsi="Times New Roman" w:cs="Times New Roman"/>
            </w:rPr>
            <w:delText xml:space="preserve"> were averaged for a specified month</w:delText>
          </w:r>
        </w:del>
        <w:r w:rsidR="00A6725E">
          <w:rPr>
            <w:rFonts w:ascii="Times New Roman" w:hAnsi="Times New Roman" w:cs="Times New Roman"/>
          </w:rPr>
          <w:t>.</w:t>
        </w:r>
      </w:ins>
      <w:ins w:id="907" w:author="Juan Carlos Martinez Mori" w:date="2015-09-11T20:34:00Z">
        <w:r>
          <w:rPr>
            <w:rFonts w:ascii="Times New Roman" w:hAnsi="Times New Roman" w:cs="Times New Roman"/>
          </w:rPr>
          <w:t xml:space="preserve"> The</w:t>
        </w:r>
      </w:ins>
      <w:ins w:id="908" w:author="Juan Carlos Martinez Mori" w:date="2015-09-12T09:49:00Z">
        <w:r w:rsidR="00D417C7">
          <w:rPr>
            <w:rFonts w:ascii="Times New Roman" w:hAnsi="Times New Roman" w:cs="Times New Roman"/>
          </w:rPr>
          <w:t xml:space="preserve"> sensor p</w:t>
        </w:r>
      </w:ins>
      <w:ins w:id="909" w:author="Juan Carlos Martinez Mori" w:date="2015-09-12T09:50:00Z">
        <w:r w:rsidR="00D417C7">
          <w:rPr>
            <w:rFonts w:ascii="Times New Roman" w:hAnsi="Times New Roman" w:cs="Times New Roman"/>
          </w:rPr>
          <w:t>air configurations were:</w:t>
        </w:r>
      </w:ins>
      <w:ins w:id="910" w:author="Juan Carlos Martinez Mori" w:date="2015-09-11T20:34:00Z">
        <w:del w:id="911" w:author="Juan Carlos Martinez Mori" w:date="2015-09-12T09:49:00Z">
          <w:r w:rsidDel="00D417C7">
            <w:rPr>
              <w:rFonts w:ascii="Times New Roman" w:hAnsi="Times New Roman" w:cs="Times New Roman"/>
            </w:rPr>
            <w:delText>se were:</w:delText>
          </w:r>
        </w:del>
      </w:ins>
      <w:ins w:id="912" w:author="Li, Yanning" w:date="2015-09-10T11:34:00Z">
        <w:del w:id="913" w:author="Juan Carlos Martinez Mori" w:date="2015-09-11T20:34:00Z">
          <w:r w:rsidR="00077F7C" w:rsidDel="00904E83">
            <w:rPr>
              <w:rFonts w:ascii="Times New Roman" w:hAnsi="Times New Roman" w:cs="Times New Roman"/>
            </w:rPr>
            <w:delText>Inconsistency between RTMS</w:delText>
          </w:r>
        </w:del>
      </w:ins>
    </w:p>
    <w:p w14:paraId="459097BF" w14:textId="0F3C086D" w:rsidR="00AE5F6F" w:rsidRPr="00635FC0" w:rsidDel="00182221" w:rsidRDefault="00AE5F6F">
      <w:pPr>
        <w:ind w:left="360"/>
        <w:rPr>
          <w:del w:id="914" w:author="Li, Yanning" w:date="2015-09-10T11:34:00Z"/>
          <w:rFonts w:ascii="Times New Roman" w:hAnsi="Times New Roman" w:cs="Times New Roman"/>
        </w:rPr>
        <w:pPrChange w:id="915" w:author="Li, Yanning" w:date="2015-09-10T11:31:00Z">
          <w:pPr>
            <w:ind w:left="360"/>
            <w:jc w:val="center"/>
          </w:pPr>
        </w:pPrChange>
      </w:pPr>
    </w:p>
    <w:p w14:paraId="7D50541A" w14:textId="0227ACA9" w:rsidR="00800D07" w:rsidRPr="00076298" w:rsidDel="00182221" w:rsidRDefault="00800D07" w:rsidP="00800D07">
      <w:pPr>
        <w:pStyle w:val="ListParagraph"/>
        <w:numPr>
          <w:ilvl w:val="2"/>
          <w:numId w:val="9"/>
        </w:numPr>
        <w:jc w:val="both"/>
        <w:rPr>
          <w:del w:id="916" w:author="Li, Yanning" w:date="2015-09-10T11:34:00Z"/>
          <w:rFonts w:ascii="Times New Roman" w:hAnsi="Times New Roman" w:cs="Times New Roman"/>
          <w:b/>
        </w:rPr>
      </w:pPr>
      <w:del w:id="917" w:author="Li, Yanning" w:date="2015-09-10T11:34:00Z">
        <w:r w:rsidRPr="00076298" w:rsidDel="00182221">
          <w:rPr>
            <w:rFonts w:ascii="Times New Roman" w:hAnsi="Times New Roman" w:cs="Times New Roman"/>
            <w:b/>
          </w:rPr>
          <w:delText>Findings</w:delText>
        </w:r>
      </w:del>
    </w:p>
    <w:p w14:paraId="0DB7654E" w14:textId="40A101BA" w:rsidR="00635FC0" w:rsidDel="00055B51" w:rsidRDefault="00635FC0" w:rsidP="00635FC0">
      <w:pPr>
        <w:ind w:left="360"/>
        <w:jc w:val="both"/>
        <w:rPr>
          <w:del w:id="918" w:author="Juan Carlos Martinez Mori" w:date="2015-09-11T18:06:00Z"/>
          <w:rFonts w:ascii="Times New Roman" w:hAnsi="Times New Roman" w:cs="Times New Roman"/>
        </w:rPr>
      </w:pPr>
      <w:moveFromRangeStart w:id="919" w:author="Li, Yanning" w:date="2015-09-10T11:34:00Z" w:name="move429648208"/>
      <w:moveFrom w:id="920" w:author="Li, Yanning" w:date="2015-09-10T11:34:00Z">
        <w:r w:rsidDel="00182221">
          <w:rPr>
            <w:rFonts w:ascii="Times New Roman" w:hAnsi="Times New Roman" w:cs="Times New Roman"/>
          </w:rPr>
          <w:t>This section presents the numerical results of the quality assessment procedures performed on the data sets of each of the work zones. Note that both of the data sets used for this analysis were extracted in 5 minute interval</w:t>
        </w:r>
        <w:del w:id="921" w:author="Juan Carlos Martinez Mori" w:date="2015-09-11T18:06:00Z">
          <w:r w:rsidDel="00055B51">
            <w:rPr>
              <w:rFonts w:ascii="Times New Roman" w:hAnsi="Times New Roman" w:cs="Times New Roman"/>
            </w:rPr>
            <w:delText>s.</w:delText>
          </w:r>
        </w:del>
      </w:moveFrom>
    </w:p>
    <w:p w14:paraId="4FB61E8D" w14:textId="5E315B13" w:rsidR="00635FC0" w:rsidDel="00182221" w:rsidRDefault="00635FC0">
      <w:pPr>
        <w:ind w:left="360"/>
        <w:jc w:val="both"/>
        <w:rPr>
          <w:rFonts w:ascii="Times New Roman" w:hAnsi="Times New Roman" w:cs="Times New Roman"/>
          <w:b/>
        </w:rPr>
      </w:pPr>
      <w:moveFrom w:id="922" w:author="Li, Yanning" w:date="2015-09-10T11:34:00Z">
        <w:r w:rsidRPr="00635FC0" w:rsidDel="00182221">
          <w:rPr>
            <w:rFonts w:ascii="Times New Roman" w:hAnsi="Times New Roman" w:cs="Times New Roman"/>
            <w:b/>
          </w:rPr>
          <w:t>I-57/I-64</w:t>
        </w:r>
      </w:moveFrom>
    </w:p>
    <w:p w14:paraId="59EE72C5" w14:textId="77777777" w:rsidR="00A6725E" w:rsidRPr="00A6725E" w:rsidDel="00595667" w:rsidRDefault="00904E83">
      <w:pPr>
        <w:pStyle w:val="ListParagraph"/>
        <w:numPr>
          <w:ilvl w:val="0"/>
          <w:numId w:val="14"/>
        </w:numPr>
        <w:jc w:val="both"/>
        <w:rPr>
          <w:ins w:id="923" w:author="Juan Carlos Martinez Mori" w:date="2015-09-11T21:04:00Z"/>
          <w:del w:id="924" w:author="Juan Carlos Martinez Mori" w:date="2015-09-12T09:50:00Z"/>
          <w:rFonts w:ascii="Times New Roman" w:hAnsi="Times New Roman" w:cs="Times New Roman"/>
          <w:b/>
          <w:rPrChange w:id="925" w:author="Juan Carlos Martinez Mori" w:date="2015-09-11T21:04:00Z">
            <w:rPr>
              <w:ins w:id="926" w:author="Juan Carlos Martinez Mori" w:date="2015-09-11T21:04:00Z"/>
              <w:del w:id="927" w:author="Juan Carlos Martinez Mori" w:date="2015-09-12T09:50:00Z"/>
              <w:rFonts w:ascii="Times New Roman" w:hAnsi="Times New Roman" w:cs="Times New Roman"/>
            </w:rPr>
          </w:rPrChange>
        </w:rPr>
        <w:pPrChange w:id="928" w:author="Juan Carlos Martinez Mori" w:date="2015-09-11T20:48:00Z">
          <w:pPr>
            <w:ind w:left="360"/>
            <w:jc w:val="both"/>
          </w:pPr>
        </w:pPrChange>
      </w:pPr>
      <w:ins w:id="929" w:author="Juan Carlos Martinez Mori" w:date="2015-09-11T20:33:00Z">
        <w:r>
          <w:rPr>
            <w:rFonts w:ascii="Times New Roman" w:hAnsi="Times New Roman" w:cs="Times New Roman"/>
          </w:rPr>
          <w:t>RTMS and radar sensors</w:t>
        </w:r>
      </w:ins>
      <w:ins w:id="930" w:author="Juan Carlos Martinez Mori" w:date="2015-09-11T20:48:00Z">
        <w:r w:rsidR="00F32CF3">
          <w:rPr>
            <w:rFonts w:ascii="Times New Roman" w:hAnsi="Times New Roman" w:cs="Times New Roman"/>
          </w:rPr>
          <w:t xml:space="preserve"> </w:t>
        </w:r>
      </w:ins>
    </w:p>
    <w:p w14:paraId="18BEF06D" w14:textId="21291A1A" w:rsidR="001C59DD" w:rsidRPr="00595667" w:rsidDel="00595667" w:rsidRDefault="00A6725E">
      <w:pPr>
        <w:pStyle w:val="ListParagraph"/>
        <w:numPr>
          <w:ilvl w:val="0"/>
          <w:numId w:val="14"/>
        </w:numPr>
        <w:jc w:val="both"/>
        <w:rPr>
          <w:del w:id="931" w:author="Juan Carlos Martinez Mori" w:date="2015-09-12T09:50:00Z"/>
          <w:rFonts w:ascii="Times New Roman" w:hAnsi="Times New Roman" w:cs="Times New Roman"/>
          <w:b/>
          <w:rPrChange w:id="932" w:author="Juan Carlos Martinez Mori" w:date="2015-09-12T09:50:00Z">
            <w:rPr>
              <w:del w:id="933" w:author="Juan Carlos Martinez Mori" w:date="2015-09-12T09:50:00Z"/>
              <w:b/>
            </w:rPr>
          </w:rPrChange>
        </w:rPr>
      </w:pPr>
      <w:ins w:id="934" w:author="Juan Carlos Martinez Mori" w:date="2015-09-11T21:04:00Z">
        <w:del w:id="935" w:author="Juan Carlos Martinez Mori" w:date="2015-09-12T09:50:00Z">
          <w:r w:rsidRPr="00595667" w:rsidDel="00595667">
            <w:rPr>
              <w:rFonts w:ascii="Times New Roman" w:hAnsi="Times New Roman" w:cs="Times New Roman"/>
              <w:rPrChange w:id="936" w:author="Juan Carlos Martinez Mori" w:date="2015-09-12T09:50:00Z">
                <w:rPr/>
              </w:rPrChange>
            </w:rPr>
            <w:delText>Pairs of RTMS sensors</w:delText>
          </w:r>
        </w:del>
      </w:ins>
      <w:moveFrom w:id="937" w:author="Li, Yanning" w:date="2015-09-10T11:34:00Z">
        <w:del w:id="938" w:author="Juan Carlos Martinez Mori" w:date="2015-09-12T09:50:00Z">
          <w:r w:rsidR="001C59DD" w:rsidRPr="00595667" w:rsidDel="00595667">
            <w:rPr>
              <w:rFonts w:ascii="Times New Roman" w:hAnsi="Times New Roman" w:cs="Times New Roman"/>
              <w:rPrChange w:id="939" w:author="Juan Carlos Martinez Mori" w:date="2015-09-12T09:50:00Z">
                <w:rPr/>
              </w:rPrChange>
            </w:rPr>
            <w:delText>Severe congestion as registered on November 26</w:delText>
          </w:r>
          <w:r w:rsidR="001C59DD" w:rsidRPr="00595667" w:rsidDel="00595667">
            <w:rPr>
              <w:rFonts w:ascii="Times New Roman" w:hAnsi="Times New Roman" w:cs="Times New Roman"/>
              <w:vertAlign w:val="superscript"/>
              <w:rPrChange w:id="940" w:author="Juan Carlos Martinez Mori" w:date="2015-09-12T09:50:00Z">
                <w:rPr>
                  <w:vertAlign w:val="superscript"/>
                </w:rPr>
              </w:rPrChange>
            </w:rPr>
            <w:delText>th</w:delText>
          </w:r>
          <w:r w:rsidR="001C59DD" w:rsidRPr="00595667" w:rsidDel="00595667">
            <w:rPr>
              <w:rFonts w:ascii="Times New Roman" w:hAnsi="Times New Roman" w:cs="Times New Roman"/>
              <w:rPrChange w:id="941" w:author="Juan Carlos Martinez Mori" w:date="2015-09-12T09:50:00Z">
                <w:rPr/>
              </w:rPrChange>
            </w:rPr>
            <w:delText>, 2014.</w:delText>
          </w:r>
          <w:r w:rsidR="0084757E" w:rsidRPr="00595667" w:rsidDel="00595667">
            <w:rPr>
              <w:rFonts w:ascii="Times New Roman" w:hAnsi="Times New Roman" w:cs="Times New Roman"/>
              <w:rPrChange w:id="942" w:author="Juan Carlos Martinez Mori" w:date="2015-09-12T09:50:00Z">
                <w:rPr/>
              </w:rPrChange>
            </w:rPr>
            <w:delText xml:space="preserve"> This can be confirmed by the lowering speeds shown in figure 1b and the corroboration from the engineers that were on site. Unfortunately, as it is evident from figures 1a and 1b, great portions of data were missing. It was found that the radar sensors in the south bound direction missed an average (among the 8 radar sensors in this direction) of XX% of the vehicle counts and XX% of the vehicle speeds between XX:XX PM and XX:XX Pm. The gaps of missing data were larger as the sensors approached the construction zone; during the same time intervals, SB1 (upstream-most sensor) missed XX% of the count data and XX% of the speed data, while SB9 missed XX% and XX% of the data in the same order. This can be attributed to a longer duration of congestion near the interchange.</w:delText>
          </w:r>
        </w:del>
      </w:moveFrom>
    </w:p>
    <w:p w14:paraId="701A39F8" w14:textId="56F631B9" w:rsidR="00635FC0" w:rsidRPr="00F32CF3" w:rsidDel="00A6725E" w:rsidRDefault="00635FC0">
      <w:pPr>
        <w:pStyle w:val="ListParagraph"/>
        <w:rPr>
          <w:del w:id="943" w:author="Juan Carlos Martinez Mori" w:date="2015-09-11T21:04:00Z"/>
          <w:b/>
          <w:rPrChange w:id="944" w:author="Juan Carlos Martinez Mori" w:date="2015-09-11T20:48:00Z">
            <w:rPr>
              <w:del w:id="945" w:author="Juan Carlos Martinez Mori" w:date="2015-09-11T21:04:00Z"/>
            </w:rPr>
          </w:rPrChange>
        </w:rPr>
        <w:pPrChange w:id="946" w:author="Juan Carlos Martinez Mori" w:date="2015-09-12T09:50:00Z">
          <w:pPr>
            <w:ind w:left="360"/>
            <w:jc w:val="both"/>
          </w:pPr>
        </w:pPrChange>
      </w:pPr>
      <w:moveFrom w:id="947" w:author="Li, Yanning" w:date="2015-09-10T11:34:00Z">
        <w:r w:rsidRPr="00F32CF3" w:rsidDel="00182221">
          <w:rPr>
            <w:b/>
            <w:rPrChange w:id="948" w:author="Juan Carlos Martinez Mori" w:date="2015-09-11T20:48:00Z">
              <w:rPr/>
            </w:rPrChange>
          </w:rPr>
          <w:t>I-80</w:t>
        </w:r>
      </w:moveFrom>
    </w:p>
    <w:p w14:paraId="392EDE06" w14:textId="6C0E1B06" w:rsidR="00B40E86" w:rsidRPr="00A6725E" w:rsidDel="00F32CF3" w:rsidRDefault="00B40E86">
      <w:pPr>
        <w:pStyle w:val="ListParagraph"/>
        <w:rPr>
          <w:del w:id="949" w:author="Juan Carlos Martinez Mori" w:date="2015-09-11T20:48:00Z"/>
        </w:rPr>
        <w:pPrChange w:id="950" w:author="Juan Carlos Martinez Mori" w:date="2015-09-12T09:50:00Z">
          <w:pPr>
            <w:pStyle w:val="ListParagraph"/>
            <w:numPr>
              <w:numId w:val="14"/>
            </w:numPr>
            <w:ind w:left="1080" w:hanging="360"/>
            <w:jc w:val="both"/>
          </w:pPr>
        </w:pPrChange>
      </w:pPr>
      <w:moveFrom w:id="951" w:author="Li, Yanning" w:date="2015-09-10T11:34:00Z">
        <w:r w:rsidRPr="00A6725E" w:rsidDel="00182221">
          <w:t>The readings (speed and count) of the RTMS sensors tended to be greater than those of the radar sensors. In May 2015, the RTMS sensors deployed on the east bound direction averaged XX mph and XX vehicles counted (per 5 minute interval). On the other hand, the radar sensors averaged XX mph and XX vehicles counted.</w:t>
        </w:r>
      </w:moveFrom>
    </w:p>
    <w:p w14:paraId="56085AA1" w14:textId="0C0CDB82" w:rsidR="00B40E86" w:rsidRPr="00F32CF3" w:rsidDel="00F32CF3" w:rsidRDefault="00B40E86">
      <w:pPr>
        <w:pStyle w:val="ListParagraph"/>
        <w:rPr>
          <w:del w:id="952" w:author="Juan Carlos Martinez Mori" w:date="2015-09-11T20:48:00Z"/>
        </w:rPr>
        <w:pPrChange w:id="953" w:author="Juan Carlos Martinez Mori" w:date="2015-09-12T09:50:00Z">
          <w:pPr>
            <w:pStyle w:val="ListParagraph"/>
            <w:ind w:left="1080"/>
            <w:jc w:val="both"/>
          </w:pPr>
        </w:pPrChange>
      </w:pPr>
    </w:p>
    <w:p w14:paraId="1989B326" w14:textId="100BDC3F" w:rsidR="00B40E86" w:rsidRPr="00F32CF3" w:rsidDel="00182221" w:rsidRDefault="00B40E86">
      <w:pPr>
        <w:pStyle w:val="ListParagraph"/>
        <w:numPr>
          <w:ilvl w:val="0"/>
          <w:numId w:val="14"/>
        </w:numPr>
        <w:jc w:val="both"/>
        <w:pPrChange w:id="954" w:author="Juan Carlos Martinez Mori" w:date="2015-09-12T09:50:00Z">
          <w:pPr>
            <w:pStyle w:val="ListParagraph"/>
            <w:ind w:left="1080"/>
            <w:jc w:val="both"/>
          </w:pPr>
        </w:pPrChange>
      </w:pPr>
      <w:moveFrom w:id="955" w:author="Li, Yanning" w:date="2015-09-10T11:34:00Z">
        <w:r w:rsidRPr="00F32CF3" w:rsidDel="00182221">
          <w:t>Elaborating on this issue, averages of percent differences between the readings of user specified pairs of sensors were found. The sensors chosen for this procedure were pairs of neighboring sensors on continuous segments of road with no entrance or exit ramps. It was found that, in May 2015, sensors EBX (RTMS) measured on average, XX% higher speeds and counted XX% more vehicles than its immediate predecessor sensor EBX (radar). In the same circumstances, sensor EBX (RTMS) presented XX% higher speeds and counted XX% more vehicles than its immediate predecessor EBX (radar).</w:t>
        </w:r>
      </w:moveFrom>
    </w:p>
    <w:p w14:paraId="066B9914" w14:textId="77777777" w:rsidR="00595667" w:rsidRDefault="00904E83" w:rsidP="00B40E86">
      <w:pPr>
        <w:pStyle w:val="ListParagraph"/>
        <w:numPr>
          <w:ilvl w:val="0"/>
          <w:numId w:val="14"/>
        </w:numPr>
        <w:jc w:val="both"/>
        <w:rPr>
          <w:ins w:id="956" w:author="Juan Carlos Martinez Mori" w:date="2015-09-12T09:50:00Z"/>
          <w:rFonts w:ascii="Times New Roman" w:hAnsi="Times New Roman" w:cs="Times New Roman"/>
        </w:rPr>
      </w:pPr>
      <w:ins w:id="957" w:author="Juan Carlos Martinez Mori" w:date="2015-09-11T20:33:00Z">
        <w:r>
          <w:rPr>
            <w:rFonts w:ascii="Times New Roman" w:hAnsi="Times New Roman" w:cs="Times New Roman"/>
          </w:rPr>
          <w:t>Pairs of radar sensors</w:t>
        </w:r>
      </w:ins>
    </w:p>
    <w:p w14:paraId="52AA786B" w14:textId="0E3EDA5E" w:rsidR="00B40E86" w:rsidRPr="00595667" w:rsidDel="00595667" w:rsidRDefault="00595667">
      <w:pPr>
        <w:ind w:left="360"/>
        <w:jc w:val="both"/>
        <w:rPr>
          <w:del w:id="958" w:author="Juan Carlos Martinez Mori" w:date="2015-09-12T09:57:00Z"/>
          <w:rFonts w:ascii="Times New Roman" w:hAnsi="Times New Roman" w:cs="Times New Roman"/>
          <w:rPrChange w:id="959" w:author="Juan Carlos Martinez Mori" w:date="2015-09-12T09:50:00Z">
            <w:rPr>
              <w:del w:id="960" w:author="Juan Carlos Martinez Mori" w:date="2015-09-12T09:57:00Z"/>
            </w:rPr>
          </w:rPrChange>
        </w:rPr>
        <w:pPrChange w:id="961" w:author="Juan Carlos Martinez Mori" w:date="2015-09-12T09:57:00Z">
          <w:pPr>
            <w:pStyle w:val="ListParagraph"/>
            <w:numPr>
              <w:numId w:val="14"/>
            </w:numPr>
            <w:ind w:left="1080" w:hanging="360"/>
            <w:jc w:val="both"/>
          </w:pPr>
        </w:pPrChange>
      </w:pPr>
      <w:ins w:id="962" w:author="Juan Carlos Martinez Mori" w:date="2015-09-12T09:51:00Z">
        <w:r>
          <w:rPr>
            <w:rFonts w:ascii="Times New Roman" w:hAnsi="Times New Roman" w:cs="Times New Roman"/>
          </w:rPr>
          <w:t>The data consistency between</w:t>
        </w:r>
      </w:ins>
      <w:ins w:id="963" w:author="Juan Carlos Martinez Mori" w:date="2015-09-12T09:54:00Z">
        <w:r>
          <w:rPr>
            <w:rFonts w:ascii="Times New Roman" w:hAnsi="Times New Roman" w:cs="Times New Roman"/>
          </w:rPr>
          <w:t xml:space="preserve"> pairs of RTMS sensors could not be assessed</w:t>
        </w:r>
      </w:ins>
      <w:ins w:id="964" w:author="Juan Carlos Martinez Mori" w:date="2015-09-12T09:56:00Z">
        <w:r>
          <w:rPr>
            <w:rFonts w:ascii="Times New Roman" w:hAnsi="Times New Roman" w:cs="Times New Roman"/>
          </w:rPr>
          <w:t xml:space="preserve"> since a case in which two RTMS sensors were located in a segment of road with the described characteristics could not be found. </w:t>
        </w:r>
      </w:ins>
      <w:moveFrom w:id="965" w:author="Li, Yanning" w:date="2015-09-10T11:34:00Z">
        <w:r w:rsidR="00B40E86" w:rsidRPr="00595667" w:rsidDel="00182221">
          <w:rPr>
            <w:rFonts w:ascii="Times New Roman" w:hAnsi="Times New Roman" w:cs="Times New Roman"/>
            <w:rPrChange w:id="966" w:author="Juan Carlos Martinez Mori" w:date="2015-09-12T09:50:00Z">
              <w:rPr/>
            </w:rPrChange>
          </w:rPr>
          <w:t>There were a few cases of severe missing data issues. This situation was mainly isolated; specific sensors malfunctioned for a period of time, but the entirety of the system was never compromised. A specific case is that of sensor EBX (TYPE), which missed XX% of the data in May 2015.</w:t>
        </w:r>
      </w:moveFrom>
    </w:p>
    <w:moveFromRangeEnd w:id="919"/>
    <w:p w14:paraId="70DA82E0" w14:textId="77777777" w:rsidR="00B40E86" w:rsidRPr="00595667" w:rsidRDefault="00B40E86">
      <w:pPr>
        <w:ind w:left="360"/>
        <w:jc w:val="both"/>
        <w:rPr>
          <w:ins w:id="967" w:author="Juan Carlos Martinez Mori" w:date="2015-09-12T09:46:00Z"/>
          <w:rFonts w:ascii="Times New Roman" w:hAnsi="Times New Roman" w:cs="Times New Roman"/>
          <w:rPrChange w:id="968" w:author="Juan Carlos Martinez Mori" w:date="2015-09-12T09:57:00Z">
            <w:rPr>
              <w:ins w:id="969" w:author="Juan Carlos Martinez Mori" w:date="2015-09-12T09:46:00Z"/>
            </w:rPr>
          </w:rPrChange>
        </w:rPr>
        <w:pPrChange w:id="970" w:author="Juan Carlos Martinez Mori" w:date="2015-09-12T09:57:00Z">
          <w:pPr>
            <w:pStyle w:val="ListParagraph"/>
            <w:ind w:left="1080"/>
            <w:jc w:val="both"/>
          </w:pPr>
        </w:pPrChange>
      </w:pPr>
    </w:p>
    <w:p w14:paraId="391C6C67" w14:textId="77777777" w:rsidR="00F7496E" w:rsidRPr="00B40E86" w:rsidRDefault="00F7496E" w:rsidP="00B40E86">
      <w:pPr>
        <w:pStyle w:val="ListParagraph"/>
        <w:ind w:left="1080"/>
        <w:jc w:val="both"/>
        <w:rPr>
          <w:rFonts w:ascii="Times New Roman" w:hAnsi="Times New Roman" w:cs="Times New Roman"/>
        </w:rPr>
      </w:pPr>
    </w:p>
    <w:p w14:paraId="09DBBBB2" w14:textId="3754E590" w:rsidR="00A64F7B" w:rsidRPr="00076298" w:rsidRDefault="00800D07" w:rsidP="00F7433F">
      <w:pPr>
        <w:pStyle w:val="ListParagraph"/>
        <w:numPr>
          <w:ilvl w:val="0"/>
          <w:numId w:val="9"/>
        </w:numPr>
        <w:jc w:val="both"/>
        <w:rPr>
          <w:rFonts w:ascii="Times New Roman" w:hAnsi="Times New Roman" w:cs="Times New Roman"/>
          <w:b/>
          <w:sz w:val="28"/>
          <w:szCs w:val="28"/>
        </w:rPr>
      </w:pPr>
      <w:commentRangeStart w:id="971"/>
      <w:del w:id="972" w:author="Li, Yanning" w:date="2015-09-10T11:32:00Z">
        <w:r w:rsidRPr="00076298" w:rsidDel="009917DF">
          <w:rPr>
            <w:rFonts w:ascii="Times New Roman" w:hAnsi="Times New Roman" w:cs="Times New Roman"/>
            <w:b/>
            <w:sz w:val="28"/>
            <w:szCs w:val="28"/>
          </w:rPr>
          <w:delText>Conclusions</w:delText>
        </w:r>
      </w:del>
      <w:ins w:id="973" w:author="Li, Yanning" w:date="2015-09-10T11:32:00Z">
        <w:r w:rsidR="009917DF">
          <w:rPr>
            <w:rFonts w:ascii="Times New Roman" w:hAnsi="Times New Roman" w:cs="Times New Roman"/>
            <w:b/>
            <w:sz w:val="28"/>
            <w:szCs w:val="28"/>
          </w:rPr>
          <w:t>Finding</w:t>
        </w:r>
        <w:r w:rsidR="002066DF">
          <w:rPr>
            <w:rFonts w:ascii="Times New Roman" w:hAnsi="Times New Roman" w:cs="Times New Roman"/>
            <w:b/>
            <w:sz w:val="28"/>
            <w:szCs w:val="28"/>
          </w:rPr>
          <w:t>s</w:t>
        </w:r>
      </w:ins>
      <w:commentRangeEnd w:id="971"/>
      <w:ins w:id="974" w:author="Li, Yanning" w:date="2015-09-12T14:50:00Z">
        <w:r w:rsidR="00A34828">
          <w:rPr>
            <w:rStyle w:val="CommentReference"/>
          </w:rPr>
          <w:commentReference w:id="971"/>
        </w:r>
      </w:ins>
    </w:p>
    <w:p w14:paraId="1C41FF61" w14:textId="286AC515" w:rsidR="00182221" w:rsidRDefault="00182221">
      <w:pPr>
        <w:ind w:left="360"/>
        <w:jc w:val="both"/>
        <w:rPr>
          <w:rFonts w:ascii="Times New Roman" w:hAnsi="Times New Roman" w:cs="Times New Roman"/>
        </w:rPr>
      </w:pPr>
      <w:moveToRangeStart w:id="975" w:author="Li, Yanning" w:date="2015-09-10T11:34:00Z" w:name="move429648208"/>
      <w:moveTo w:id="976" w:author="Li, Yanning" w:date="2015-09-10T11:34:00Z">
        <w:r>
          <w:rPr>
            <w:rFonts w:ascii="Times New Roman" w:hAnsi="Times New Roman" w:cs="Times New Roman"/>
          </w:rPr>
          <w:t xml:space="preserve">This section presents the numerical results of the quality assessment procedures performed on the data sets of each of the work zones. Note </w:t>
        </w:r>
        <w:del w:id="977" w:author="Juan Carlos Martinez Mori" w:date="2015-09-12T09:58:00Z">
          <w:r w:rsidDel="00B6467B">
            <w:rPr>
              <w:rFonts w:ascii="Times New Roman" w:hAnsi="Times New Roman" w:cs="Times New Roman"/>
            </w:rPr>
            <w:delText xml:space="preserve">that both of </w:delText>
          </w:r>
        </w:del>
        <w:r>
          <w:rPr>
            <w:rFonts w:ascii="Times New Roman" w:hAnsi="Times New Roman" w:cs="Times New Roman"/>
          </w:rPr>
          <w:t>the data set</w:t>
        </w:r>
        <w:del w:id="978" w:author="Juan Carlos Martinez Mori" w:date="2015-09-12T10:25:00Z">
          <w:r w:rsidDel="000D212A">
            <w:rPr>
              <w:rFonts w:ascii="Times New Roman" w:hAnsi="Times New Roman" w:cs="Times New Roman"/>
            </w:rPr>
            <w:delText>s</w:delText>
          </w:r>
        </w:del>
        <w:r>
          <w:rPr>
            <w:rFonts w:ascii="Times New Roman" w:hAnsi="Times New Roman" w:cs="Times New Roman"/>
          </w:rPr>
          <w:t xml:space="preserve"> used for th</w:t>
        </w:r>
      </w:moveTo>
      <w:ins w:id="979" w:author="Juan Carlos Martinez Mori" w:date="2015-09-12T09:58:00Z">
        <w:r w:rsidR="00B6467B">
          <w:rPr>
            <w:rFonts w:ascii="Times New Roman" w:hAnsi="Times New Roman" w:cs="Times New Roman"/>
          </w:rPr>
          <w:t>is</w:t>
        </w:r>
      </w:ins>
      <w:ins w:id="980" w:author="Juan Carlos Martinez Mori" w:date="2015-09-12T09:57:00Z">
        <w:r w:rsidR="00B6467B">
          <w:rPr>
            <w:rFonts w:ascii="Times New Roman" w:hAnsi="Times New Roman" w:cs="Times New Roman"/>
          </w:rPr>
          <w:t xml:space="preserve"> analysis </w:t>
        </w:r>
      </w:ins>
      <w:ins w:id="981" w:author="Juan Carlos Martinez Mori" w:date="2015-09-12T10:25:00Z">
        <w:r w:rsidR="000D212A">
          <w:rPr>
            <w:rFonts w:ascii="Times New Roman" w:hAnsi="Times New Roman" w:cs="Times New Roman"/>
          </w:rPr>
          <w:t>as</w:t>
        </w:r>
      </w:ins>
      <w:ins w:id="982" w:author="Juan Carlos Martinez Mori" w:date="2015-09-12T09:57:00Z">
        <w:r w:rsidR="00B6467B">
          <w:rPr>
            <w:rFonts w:ascii="Times New Roman" w:hAnsi="Times New Roman" w:cs="Times New Roman"/>
          </w:rPr>
          <w:t xml:space="preserve"> </w:t>
        </w:r>
      </w:ins>
      <w:moveTo w:id="983" w:author="Li, Yanning" w:date="2015-09-10T11:34:00Z">
        <w:del w:id="984" w:author="Juan Carlos Martinez Mori" w:date="2015-09-12T09:57:00Z">
          <w:r w:rsidDel="00B6467B">
            <w:rPr>
              <w:rFonts w:ascii="Times New Roman" w:hAnsi="Times New Roman" w:cs="Times New Roman"/>
            </w:rPr>
            <w:delText xml:space="preserve">is analysis were extracted </w:delText>
          </w:r>
        </w:del>
        <w:r>
          <w:rPr>
            <w:rFonts w:ascii="Times New Roman" w:hAnsi="Times New Roman" w:cs="Times New Roman"/>
          </w:rPr>
          <w:t>in 5</w:t>
        </w:r>
      </w:moveTo>
      <w:ins w:id="985" w:author="Juan Carlos Martinez Mori" w:date="2015-09-11T20:50:00Z">
        <w:r w:rsidR="00F32CF3">
          <w:rPr>
            <w:rFonts w:ascii="Times New Roman" w:hAnsi="Times New Roman" w:cs="Times New Roman"/>
          </w:rPr>
          <w:t>-</w:t>
        </w:r>
      </w:ins>
      <w:moveTo w:id="986" w:author="Li, Yanning" w:date="2015-09-10T11:34:00Z">
        <w:r>
          <w:rPr>
            <w:rFonts w:ascii="Times New Roman" w:hAnsi="Times New Roman" w:cs="Times New Roman"/>
          </w:rPr>
          <w:t xml:space="preserve"> minute </w:t>
        </w:r>
      </w:moveTo>
      <w:ins w:id="987" w:author="Juan Carlos Martinez Mori" w:date="2015-09-12T09:58:00Z">
        <w:r w:rsidR="00B6467B">
          <w:rPr>
            <w:rFonts w:ascii="Times New Roman" w:hAnsi="Times New Roman" w:cs="Times New Roman"/>
          </w:rPr>
          <w:t>granularity</w:t>
        </w:r>
      </w:ins>
      <w:moveTo w:id="988" w:author="Li, Yanning" w:date="2015-09-10T11:34:00Z">
        <w:del w:id="989" w:author="Juan Carlos Martinez Mori" w:date="2015-09-12T09:58:00Z">
          <w:r w:rsidDel="00B6467B">
            <w:rPr>
              <w:rFonts w:ascii="Times New Roman" w:hAnsi="Times New Roman" w:cs="Times New Roman"/>
            </w:rPr>
            <w:delText>i</w:delText>
          </w:r>
        </w:del>
        <w:del w:id="990" w:author="Juan Carlos Martinez Mori" w:date="2015-09-12T09:57:00Z">
          <w:r w:rsidDel="00B6467B">
            <w:rPr>
              <w:rFonts w:ascii="Times New Roman" w:hAnsi="Times New Roman" w:cs="Times New Roman"/>
            </w:rPr>
            <w:delText>ntervals</w:delText>
          </w:r>
        </w:del>
        <w:r>
          <w:rPr>
            <w:rFonts w:ascii="Times New Roman" w:hAnsi="Times New Roman" w:cs="Times New Roman"/>
          </w:rPr>
          <w:t>.</w:t>
        </w:r>
      </w:moveTo>
      <w:ins w:id="991" w:author="Juan Carlos Martinez Mori" w:date="2015-09-12T10:52:00Z">
        <w:r w:rsidR="00D1742D">
          <w:rPr>
            <w:rFonts w:ascii="Times New Roman" w:hAnsi="Times New Roman" w:cs="Times New Roman"/>
          </w:rPr>
          <w:t xml:space="preserve"> Note that in the following tables, the symbol ‘*’ denotes a RTMS sensor.</w:t>
        </w:r>
      </w:ins>
    </w:p>
    <w:p w14:paraId="59D1158B" w14:textId="3D410B7E" w:rsidR="00C92341" w:rsidRPr="002F0C97" w:rsidRDefault="00182221" w:rsidP="002F0C97">
      <w:pPr>
        <w:pStyle w:val="ListParagraph"/>
        <w:numPr>
          <w:ilvl w:val="1"/>
          <w:numId w:val="9"/>
        </w:numPr>
        <w:jc w:val="both"/>
        <w:rPr>
          <w:ins w:id="992" w:author="Juan Carlos Martinez Mori" w:date="2015-09-12T10:22:00Z"/>
          <w:rFonts w:ascii="Times New Roman" w:hAnsi="Times New Roman" w:cs="Times New Roman"/>
          <w:b/>
          <w:rPrChange w:id="993" w:author="Juan Carlos Martinez Mori" w:date="2015-09-12T17:43:00Z">
            <w:rPr>
              <w:ins w:id="994" w:author="Juan Carlos Martinez Mori" w:date="2015-09-12T10:22:00Z"/>
            </w:rPr>
          </w:rPrChange>
        </w:rPr>
        <w:pPrChange w:id="995" w:author="Juan Carlos Martinez Mori" w:date="2015-09-12T17:43:00Z">
          <w:pPr>
            <w:ind w:left="360"/>
            <w:jc w:val="both"/>
          </w:pPr>
        </w:pPrChange>
      </w:pPr>
      <w:moveTo w:id="996" w:author="Li, Yanning" w:date="2015-09-10T11:34:00Z">
        <w:r w:rsidRPr="002F0C97">
          <w:rPr>
            <w:rFonts w:ascii="Times New Roman" w:hAnsi="Times New Roman" w:cs="Times New Roman"/>
            <w:b/>
            <w:rPrChange w:id="997" w:author="Juan Carlos Martinez Mori" w:date="2015-09-12T17:43:00Z">
              <w:rPr/>
            </w:rPrChange>
          </w:rPr>
          <w:t>I-57/I-64</w:t>
        </w:r>
      </w:moveTo>
    </w:p>
    <w:p w14:paraId="0588E477" w14:textId="77777777" w:rsidR="0021622F" w:rsidRDefault="0021622F">
      <w:pPr>
        <w:ind w:left="360"/>
        <w:rPr>
          <w:ins w:id="998" w:author="Juan Carlos Martinez Mori" w:date="2015-09-12T10:22:00Z"/>
          <w:rFonts w:ascii="Times New Roman" w:hAnsi="Times New Roman" w:cs="Times New Roman"/>
          <w:b/>
        </w:rPr>
        <w:sectPr w:rsidR="0021622F">
          <w:footerReference w:type="default" r:id="rId20"/>
          <w:pgSz w:w="12240" w:h="15840"/>
          <w:pgMar w:top="1440" w:right="1440" w:bottom="1440" w:left="1440" w:header="720" w:footer="720" w:gutter="0"/>
          <w:cols w:space="720"/>
          <w:docGrid w:linePitch="360"/>
        </w:sectPr>
        <w:pPrChange w:id="999" w:author="Juan Carlos Martinez Mori" w:date="2015-09-12T10:53:00Z">
          <w:pPr>
            <w:ind w:left="360"/>
            <w:jc w:val="both"/>
          </w:pPr>
        </w:pPrChange>
      </w:pPr>
    </w:p>
    <w:tbl>
      <w:tblPr>
        <w:tblStyle w:val="TableGrid"/>
        <w:tblpPr w:leftFromText="180" w:rightFromText="180" w:vertAnchor="text" w:horzAnchor="margin" w:tblpY="51"/>
        <w:tblW w:w="4378" w:type="dxa"/>
        <w:tblLayout w:type="fixed"/>
        <w:tblLook w:val="04A0" w:firstRow="1" w:lastRow="0" w:firstColumn="1" w:lastColumn="0" w:noHBand="0" w:noVBand="1"/>
        <w:tblPrChange w:id="1000" w:author="Juan Carlos Martinez Mori" w:date="2015-09-12T10:53:00Z">
          <w:tblPr>
            <w:tblStyle w:val="TableGrid"/>
            <w:tblpPr w:leftFromText="180" w:rightFromText="180" w:vertAnchor="text" w:horzAnchor="margin" w:tblpY="51"/>
            <w:tblW w:w="4378" w:type="dxa"/>
            <w:tblLayout w:type="fixed"/>
            <w:tblLook w:val="04A0" w:firstRow="1" w:lastRow="0" w:firstColumn="1" w:lastColumn="0" w:noHBand="0" w:noVBand="1"/>
          </w:tblPr>
        </w:tblPrChange>
      </w:tblPr>
      <w:tblGrid>
        <w:gridCol w:w="1008"/>
        <w:gridCol w:w="1685"/>
        <w:gridCol w:w="1685"/>
        <w:tblGridChange w:id="1001">
          <w:tblGrid>
            <w:gridCol w:w="1008"/>
            <w:gridCol w:w="1685"/>
            <w:gridCol w:w="1685"/>
          </w:tblGrid>
        </w:tblGridChange>
      </w:tblGrid>
      <w:tr w:rsidR="0021622F" w14:paraId="313CE283" w14:textId="77777777" w:rsidTr="00D1742D">
        <w:trPr>
          <w:trHeight w:val="293"/>
          <w:ins w:id="1002" w:author="Juan Carlos Martinez Mori" w:date="2015-09-12T10:23:00Z"/>
          <w:trPrChange w:id="1003" w:author="Juan Carlos Martinez Mori" w:date="2015-09-12T10:53:00Z">
            <w:trPr>
              <w:trHeight w:val="293"/>
            </w:trPr>
          </w:trPrChange>
        </w:trPr>
        <w:tc>
          <w:tcPr>
            <w:tcW w:w="4378" w:type="dxa"/>
            <w:gridSpan w:val="3"/>
            <w:tcPrChange w:id="1004" w:author="Juan Carlos Martinez Mori" w:date="2015-09-12T10:53:00Z">
              <w:tcPr>
                <w:tcW w:w="4378" w:type="dxa"/>
                <w:gridSpan w:val="3"/>
              </w:tcPr>
            </w:tcPrChange>
          </w:tcPr>
          <w:p w14:paraId="3217FB2F" w14:textId="5B631B8D" w:rsidR="0021622F" w:rsidRDefault="0021622F" w:rsidP="00B0021C">
            <w:pPr>
              <w:jc w:val="center"/>
              <w:rPr>
                <w:ins w:id="1005" w:author="Juan Carlos Martinez Mori" w:date="2015-09-12T10:23:00Z"/>
                <w:rFonts w:ascii="Times New Roman" w:hAnsi="Times New Roman" w:cs="Times New Roman"/>
                <w:b/>
              </w:rPr>
            </w:pPr>
            <w:ins w:id="1006" w:author="Juan Carlos Martinez Mori" w:date="2015-09-12T10:23:00Z">
              <w:r>
                <w:rPr>
                  <w:rFonts w:ascii="Times New Roman" w:hAnsi="Times New Roman" w:cs="Times New Roman"/>
                  <w:b/>
                </w:rPr>
                <w:t>Congested Hours</w:t>
              </w:r>
            </w:ins>
            <w:ins w:id="1007" w:author="Juan Carlos Martinez Mori" w:date="2015-09-12T10:30:00Z">
              <w:r w:rsidR="00B0021C">
                <w:rPr>
                  <w:rFonts w:ascii="Times New Roman" w:hAnsi="Times New Roman" w:cs="Times New Roman"/>
                  <w:b/>
                </w:rPr>
                <w:t xml:space="preserve"> Missing Data</w:t>
              </w:r>
            </w:ins>
          </w:p>
          <w:p w14:paraId="5D0C0587" w14:textId="77777777" w:rsidR="0021622F" w:rsidRDefault="0021622F" w:rsidP="00B0021C">
            <w:pPr>
              <w:jc w:val="center"/>
              <w:rPr>
                <w:ins w:id="1008" w:author="Juan Carlos Martinez Mori" w:date="2015-09-12T10:23:00Z"/>
                <w:rFonts w:ascii="Times New Roman" w:hAnsi="Times New Roman" w:cs="Times New Roman"/>
                <w:b/>
              </w:rPr>
            </w:pPr>
            <w:ins w:id="1009" w:author="Juan Carlos Martinez Mori" w:date="2015-09-12T10:23:00Z">
              <w:r>
                <w:rPr>
                  <w:rFonts w:ascii="Times New Roman" w:hAnsi="Times New Roman" w:cs="Times New Roman"/>
                  <w:b/>
                </w:rPr>
                <w:t>November 26, 2014  12:00 – 19:00</w:t>
              </w:r>
            </w:ins>
          </w:p>
        </w:tc>
      </w:tr>
      <w:tr w:rsidR="0021622F" w14:paraId="06840EAE" w14:textId="77777777" w:rsidTr="00D1742D">
        <w:trPr>
          <w:trHeight w:val="276"/>
          <w:ins w:id="1010" w:author="Juan Carlos Martinez Mori" w:date="2015-09-12T10:23:00Z"/>
          <w:trPrChange w:id="1011" w:author="Juan Carlos Martinez Mori" w:date="2015-09-12T10:53:00Z">
            <w:trPr>
              <w:trHeight w:val="276"/>
            </w:trPr>
          </w:trPrChange>
        </w:trPr>
        <w:tc>
          <w:tcPr>
            <w:tcW w:w="1008" w:type="dxa"/>
            <w:tcPrChange w:id="1012" w:author="Juan Carlos Martinez Mori" w:date="2015-09-12T10:53:00Z">
              <w:tcPr>
                <w:tcW w:w="1008" w:type="dxa"/>
              </w:tcPr>
            </w:tcPrChange>
          </w:tcPr>
          <w:p w14:paraId="07CA8699" w14:textId="77777777" w:rsidR="0021622F" w:rsidRDefault="0021622F" w:rsidP="00B0021C">
            <w:pPr>
              <w:jc w:val="center"/>
              <w:rPr>
                <w:ins w:id="1013" w:author="Juan Carlos Martinez Mori" w:date="2015-09-12T10:23:00Z"/>
                <w:rFonts w:ascii="Times New Roman" w:hAnsi="Times New Roman" w:cs="Times New Roman"/>
                <w:b/>
              </w:rPr>
            </w:pPr>
            <w:ins w:id="1014" w:author="Juan Carlos Martinez Mori" w:date="2015-09-12T10:23:00Z">
              <w:r>
                <w:rPr>
                  <w:rFonts w:ascii="Times New Roman" w:hAnsi="Times New Roman" w:cs="Times New Roman"/>
                  <w:b/>
                </w:rPr>
                <w:t>Sensor</w:t>
              </w:r>
            </w:ins>
          </w:p>
        </w:tc>
        <w:tc>
          <w:tcPr>
            <w:tcW w:w="1685" w:type="dxa"/>
            <w:tcPrChange w:id="1015" w:author="Juan Carlos Martinez Mori" w:date="2015-09-12T10:53:00Z">
              <w:tcPr>
                <w:tcW w:w="1685" w:type="dxa"/>
              </w:tcPr>
            </w:tcPrChange>
          </w:tcPr>
          <w:p w14:paraId="7F9A483C" w14:textId="77777777" w:rsidR="0021622F" w:rsidRDefault="0021622F" w:rsidP="00B0021C">
            <w:pPr>
              <w:rPr>
                <w:ins w:id="1016" w:author="Juan Carlos Martinez Mori" w:date="2015-09-12T10:23:00Z"/>
                <w:rFonts w:ascii="Times New Roman" w:hAnsi="Times New Roman" w:cs="Times New Roman"/>
                <w:b/>
              </w:rPr>
            </w:pPr>
            <w:ins w:id="1017" w:author="Juan Carlos Martinez Mori" w:date="2015-09-12T10:23:00Z">
              <w:r>
                <w:rPr>
                  <w:rFonts w:ascii="Times New Roman" w:hAnsi="Times New Roman" w:cs="Times New Roman"/>
                  <w:b/>
                </w:rPr>
                <w:t>Missing Speeds</w:t>
              </w:r>
            </w:ins>
          </w:p>
        </w:tc>
        <w:tc>
          <w:tcPr>
            <w:tcW w:w="1685" w:type="dxa"/>
            <w:tcPrChange w:id="1018" w:author="Juan Carlos Martinez Mori" w:date="2015-09-12T10:53:00Z">
              <w:tcPr>
                <w:tcW w:w="1685" w:type="dxa"/>
              </w:tcPr>
            </w:tcPrChange>
          </w:tcPr>
          <w:p w14:paraId="5CD22FE3" w14:textId="77777777" w:rsidR="0021622F" w:rsidRDefault="0021622F" w:rsidP="00B0021C">
            <w:pPr>
              <w:rPr>
                <w:ins w:id="1019" w:author="Juan Carlos Martinez Mori" w:date="2015-09-12T10:23:00Z"/>
                <w:rFonts w:ascii="Times New Roman" w:hAnsi="Times New Roman" w:cs="Times New Roman"/>
                <w:b/>
              </w:rPr>
            </w:pPr>
            <w:ins w:id="1020" w:author="Juan Carlos Martinez Mori" w:date="2015-09-12T10:23:00Z">
              <w:r>
                <w:rPr>
                  <w:rFonts w:ascii="Times New Roman" w:hAnsi="Times New Roman" w:cs="Times New Roman"/>
                  <w:b/>
                </w:rPr>
                <w:t>Missing Counts</w:t>
              </w:r>
            </w:ins>
          </w:p>
        </w:tc>
      </w:tr>
      <w:tr w:rsidR="0021622F" w14:paraId="4F2C7A06" w14:textId="77777777" w:rsidTr="00D1742D">
        <w:trPr>
          <w:trHeight w:val="293"/>
          <w:ins w:id="1021" w:author="Juan Carlos Martinez Mori" w:date="2015-09-12T10:23:00Z"/>
          <w:trPrChange w:id="1022" w:author="Juan Carlos Martinez Mori" w:date="2015-09-12T10:53:00Z">
            <w:trPr>
              <w:trHeight w:val="293"/>
            </w:trPr>
          </w:trPrChange>
        </w:trPr>
        <w:tc>
          <w:tcPr>
            <w:tcW w:w="1008" w:type="dxa"/>
            <w:tcPrChange w:id="1023" w:author="Juan Carlos Martinez Mori" w:date="2015-09-12T10:53:00Z">
              <w:tcPr>
                <w:tcW w:w="1008" w:type="dxa"/>
              </w:tcPr>
            </w:tcPrChange>
          </w:tcPr>
          <w:p w14:paraId="1333DC51" w14:textId="77777777" w:rsidR="0021622F" w:rsidRDefault="0021622F">
            <w:pPr>
              <w:rPr>
                <w:ins w:id="1024" w:author="Juan Carlos Martinez Mori" w:date="2015-09-12T10:23:00Z"/>
                <w:rFonts w:ascii="Times New Roman" w:hAnsi="Times New Roman" w:cs="Times New Roman"/>
                <w:b/>
              </w:rPr>
              <w:pPrChange w:id="1025" w:author="Juan Carlos Martinez Mori" w:date="2015-09-12T10:52:00Z">
                <w:pPr>
                  <w:framePr w:hSpace="180" w:wrap="around" w:vAnchor="text" w:hAnchor="margin" w:y="51"/>
                  <w:jc w:val="center"/>
                </w:pPr>
              </w:pPrChange>
            </w:pPr>
            <w:ins w:id="1026" w:author="Juan Carlos Martinez Mori" w:date="2015-09-12T10:23:00Z">
              <w:r>
                <w:rPr>
                  <w:rFonts w:ascii="Times New Roman" w:hAnsi="Times New Roman" w:cs="Times New Roman"/>
                  <w:b/>
                </w:rPr>
                <w:t>SB1</w:t>
              </w:r>
            </w:ins>
          </w:p>
        </w:tc>
        <w:tc>
          <w:tcPr>
            <w:tcW w:w="1685" w:type="dxa"/>
            <w:tcPrChange w:id="1027" w:author="Juan Carlos Martinez Mori" w:date="2015-09-12T10:53:00Z">
              <w:tcPr>
                <w:tcW w:w="1685" w:type="dxa"/>
              </w:tcPr>
            </w:tcPrChange>
          </w:tcPr>
          <w:p w14:paraId="4797BE41" w14:textId="77777777" w:rsidR="0021622F" w:rsidRPr="005542C7" w:rsidRDefault="0021622F" w:rsidP="00B0021C">
            <w:pPr>
              <w:jc w:val="center"/>
              <w:rPr>
                <w:ins w:id="1028" w:author="Juan Carlos Martinez Mori" w:date="2015-09-12T10:23:00Z"/>
                <w:rFonts w:ascii="Times New Roman" w:hAnsi="Times New Roman" w:cs="Times New Roman"/>
                <w:rPrChange w:id="1029" w:author="Juan Carlos Martinez Mori" w:date="2015-09-12T21:49:00Z">
                  <w:rPr>
                    <w:ins w:id="1030" w:author="Juan Carlos Martinez Mori" w:date="2015-09-12T10:23:00Z"/>
                    <w:rFonts w:ascii="Times New Roman" w:hAnsi="Times New Roman" w:cs="Times New Roman"/>
                    <w:b/>
                  </w:rPr>
                </w:rPrChange>
              </w:rPr>
            </w:pPr>
            <w:ins w:id="1031" w:author="Juan Carlos Martinez Mori" w:date="2015-09-12T10:23:00Z">
              <w:r w:rsidRPr="005542C7">
                <w:rPr>
                  <w:rFonts w:ascii="Times New Roman" w:hAnsi="Times New Roman" w:cs="Times New Roman"/>
                  <w:rPrChange w:id="1032" w:author="Juan Carlos Martinez Mori" w:date="2015-09-12T21:49:00Z">
                    <w:rPr>
                      <w:rFonts w:ascii="Times New Roman" w:hAnsi="Times New Roman" w:cs="Times New Roman"/>
                      <w:b/>
                    </w:rPr>
                  </w:rPrChange>
                </w:rPr>
                <w:t>9.41%</w:t>
              </w:r>
            </w:ins>
          </w:p>
        </w:tc>
        <w:tc>
          <w:tcPr>
            <w:tcW w:w="1685" w:type="dxa"/>
            <w:tcPrChange w:id="1033" w:author="Juan Carlos Martinez Mori" w:date="2015-09-12T10:53:00Z">
              <w:tcPr>
                <w:tcW w:w="1685" w:type="dxa"/>
              </w:tcPr>
            </w:tcPrChange>
          </w:tcPr>
          <w:p w14:paraId="236AB19C" w14:textId="3B078BC4" w:rsidR="0021622F" w:rsidRPr="005542C7" w:rsidRDefault="005542C7" w:rsidP="00B0021C">
            <w:pPr>
              <w:jc w:val="center"/>
              <w:rPr>
                <w:ins w:id="1034" w:author="Juan Carlos Martinez Mori" w:date="2015-09-12T10:23:00Z"/>
                <w:rFonts w:ascii="Times New Roman" w:hAnsi="Times New Roman" w:cs="Times New Roman"/>
                <w:rPrChange w:id="1035" w:author="Juan Carlos Martinez Mori" w:date="2015-09-12T21:49:00Z">
                  <w:rPr>
                    <w:ins w:id="1036" w:author="Juan Carlos Martinez Mori" w:date="2015-09-12T10:23:00Z"/>
                    <w:rFonts w:ascii="Times New Roman" w:hAnsi="Times New Roman" w:cs="Times New Roman"/>
                    <w:b/>
                  </w:rPr>
                </w:rPrChange>
              </w:rPr>
            </w:pPr>
            <w:ins w:id="1037" w:author="Juan Carlos Martinez Mori" w:date="2015-09-12T21:47:00Z">
              <w:r w:rsidRPr="005542C7">
                <w:rPr>
                  <w:rFonts w:ascii="Times New Roman" w:hAnsi="Times New Roman" w:cs="Times New Roman"/>
                  <w:rPrChange w:id="1038" w:author="Juan Carlos Martinez Mori" w:date="2015-09-12T21:49:00Z">
                    <w:rPr>
                      <w:rFonts w:ascii="Times New Roman" w:hAnsi="Times New Roman" w:cs="Times New Roman"/>
                      <w:b/>
                    </w:rPr>
                  </w:rPrChange>
                </w:rPr>
                <w:t>9.41%</w:t>
              </w:r>
            </w:ins>
          </w:p>
        </w:tc>
      </w:tr>
      <w:tr w:rsidR="0021622F" w14:paraId="7F001719" w14:textId="77777777" w:rsidTr="00D1742D">
        <w:trPr>
          <w:trHeight w:val="276"/>
          <w:ins w:id="1039" w:author="Juan Carlos Martinez Mori" w:date="2015-09-12T10:23:00Z"/>
          <w:trPrChange w:id="1040" w:author="Juan Carlos Martinez Mori" w:date="2015-09-12T10:53:00Z">
            <w:trPr>
              <w:trHeight w:val="276"/>
            </w:trPr>
          </w:trPrChange>
        </w:trPr>
        <w:tc>
          <w:tcPr>
            <w:tcW w:w="1008" w:type="dxa"/>
            <w:tcPrChange w:id="1041" w:author="Juan Carlos Martinez Mori" w:date="2015-09-12T10:53:00Z">
              <w:tcPr>
                <w:tcW w:w="1008" w:type="dxa"/>
              </w:tcPr>
            </w:tcPrChange>
          </w:tcPr>
          <w:p w14:paraId="7852158A" w14:textId="77777777" w:rsidR="0021622F" w:rsidRDefault="0021622F">
            <w:pPr>
              <w:rPr>
                <w:ins w:id="1042" w:author="Juan Carlos Martinez Mori" w:date="2015-09-12T10:23:00Z"/>
                <w:rFonts w:ascii="Times New Roman" w:hAnsi="Times New Roman" w:cs="Times New Roman"/>
                <w:b/>
              </w:rPr>
              <w:pPrChange w:id="1043" w:author="Juan Carlos Martinez Mori" w:date="2015-09-12T10:52:00Z">
                <w:pPr>
                  <w:framePr w:hSpace="180" w:wrap="around" w:vAnchor="text" w:hAnchor="margin" w:y="51"/>
                  <w:jc w:val="center"/>
                </w:pPr>
              </w:pPrChange>
            </w:pPr>
            <w:ins w:id="1044" w:author="Juan Carlos Martinez Mori" w:date="2015-09-12T10:23:00Z">
              <w:r>
                <w:rPr>
                  <w:rFonts w:ascii="Times New Roman" w:hAnsi="Times New Roman" w:cs="Times New Roman"/>
                  <w:b/>
                </w:rPr>
                <w:t>SB2</w:t>
              </w:r>
            </w:ins>
          </w:p>
        </w:tc>
        <w:tc>
          <w:tcPr>
            <w:tcW w:w="1685" w:type="dxa"/>
            <w:tcPrChange w:id="1045" w:author="Juan Carlos Martinez Mori" w:date="2015-09-12T10:53:00Z">
              <w:tcPr>
                <w:tcW w:w="1685" w:type="dxa"/>
              </w:tcPr>
            </w:tcPrChange>
          </w:tcPr>
          <w:p w14:paraId="0011356A" w14:textId="77777777" w:rsidR="0021622F" w:rsidRPr="005542C7" w:rsidRDefault="0021622F" w:rsidP="00B0021C">
            <w:pPr>
              <w:jc w:val="center"/>
              <w:rPr>
                <w:ins w:id="1046" w:author="Juan Carlos Martinez Mori" w:date="2015-09-12T10:23:00Z"/>
                <w:rFonts w:ascii="Times New Roman" w:hAnsi="Times New Roman" w:cs="Times New Roman"/>
                <w:rPrChange w:id="1047" w:author="Juan Carlos Martinez Mori" w:date="2015-09-12T21:49:00Z">
                  <w:rPr>
                    <w:ins w:id="1048" w:author="Juan Carlos Martinez Mori" w:date="2015-09-12T10:23:00Z"/>
                    <w:rFonts w:ascii="Times New Roman" w:hAnsi="Times New Roman" w:cs="Times New Roman"/>
                    <w:b/>
                  </w:rPr>
                </w:rPrChange>
              </w:rPr>
            </w:pPr>
            <w:ins w:id="1049" w:author="Juan Carlos Martinez Mori" w:date="2015-09-12T10:23:00Z">
              <w:r w:rsidRPr="005542C7">
                <w:rPr>
                  <w:rFonts w:ascii="Times New Roman" w:hAnsi="Times New Roman" w:cs="Times New Roman"/>
                  <w:rPrChange w:id="1050" w:author="Juan Carlos Martinez Mori" w:date="2015-09-12T21:49:00Z">
                    <w:rPr>
                      <w:rFonts w:ascii="Times New Roman" w:hAnsi="Times New Roman" w:cs="Times New Roman"/>
                      <w:b/>
                    </w:rPr>
                  </w:rPrChange>
                </w:rPr>
                <w:t>22.35%</w:t>
              </w:r>
            </w:ins>
          </w:p>
        </w:tc>
        <w:tc>
          <w:tcPr>
            <w:tcW w:w="1685" w:type="dxa"/>
            <w:tcPrChange w:id="1051" w:author="Juan Carlos Martinez Mori" w:date="2015-09-12T10:53:00Z">
              <w:tcPr>
                <w:tcW w:w="1685" w:type="dxa"/>
              </w:tcPr>
            </w:tcPrChange>
          </w:tcPr>
          <w:p w14:paraId="2F3AD4BD" w14:textId="2B89BD70" w:rsidR="0021622F" w:rsidRPr="005542C7" w:rsidRDefault="005542C7" w:rsidP="00B0021C">
            <w:pPr>
              <w:jc w:val="center"/>
              <w:rPr>
                <w:ins w:id="1052" w:author="Juan Carlos Martinez Mori" w:date="2015-09-12T10:23:00Z"/>
                <w:rFonts w:ascii="Times New Roman" w:hAnsi="Times New Roman" w:cs="Times New Roman"/>
                <w:rPrChange w:id="1053" w:author="Juan Carlos Martinez Mori" w:date="2015-09-12T21:49:00Z">
                  <w:rPr>
                    <w:ins w:id="1054" w:author="Juan Carlos Martinez Mori" w:date="2015-09-12T10:23:00Z"/>
                    <w:rFonts w:ascii="Times New Roman" w:hAnsi="Times New Roman" w:cs="Times New Roman"/>
                    <w:b/>
                  </w:rPr>
                </w:rPrChange>
              </w:rPr>
            </w:pPr>
            <w:ins w:id="1055" w:author="Juan Carlos Martinez Mori" w:date="2015-09-12T21:47:00Z">
              <w:r w:rsidRPr="005542C7">
                <w:rPr>
                  <w:rFonts w:ascii="Times New Roman" w:hAnsi="Times New Roman" w:cs="Times New Roman"/>
                  <w:rPrChange w:id="1056" w:author="Juan Carlos Martinez Mori" w:date="2015-09-12T21:49:00Z">
                    <w:rPr>
                      <w:rFonts w:ascii="Times New Roman" w:hAnsi="Times New Roman" w:cs="Times New Roman"/>
                      <w:b/>
                    </w:rPr>
                  </w:rPrChange>
                </w:rPr>
                <w:t>22.35%</w:t>
              </w:r>
            </w:ins>
          </w:p>
        </w:tc>
      </w:tr>
      <w:tr w:rsidR="0021622F" w14:paraId="3289A3E7" w14:textId="77777777" w:rsidTr="00D1742D">
        <w:trPr>
          <w:trHeight w:val="293"/>
          <w:ins w:id="1057" w:author="Juan Carlos Martinez Mori" w:date="2015-09-12T10:23:00Z"/>
          <w:trPrChange w:id="1058" w:author="Juan Carlos Martinez Mori" w:date="2015-09-12T10:53:00Z">
            <w:trPr>
              <w:trHeight w:val="293"/>
            </w:trPr>
          </w:trPrChange>
        </w:trPr>
        <w:tc>
          <w:tcPr>
            <w:tcW w:w="1008" w:type="dxa"/>
            <w:tcPrChange w:id="1059" w:author="Juan Carlos Martinez Mori" w:date="2015-09-12T10:53:00Z">
              <w:tcPr>
                <w:tcW w:w="1008" w:type="dxa"/>
              </w:tcPr>
            </w:tcPrChange>
          </w:tcPr>
          <w:p w14:paraId="418309A7" w14:textId="77777777" w:rsidR="0021622F" w:rsidRDefault="0021622F">
            <w:pPr>
              <w:rPr>
                <w:ins w:id="1060" w:author="Juan Carlos Martinez Mori" w:date="2015-09-12T10:23:00Z"/>
                <w:rFonts w:ascii="Times New Roman" w:hAnsi="Times New Roman" w:cs="Times New Roman"/>
                <w:b/>
              </w:rPr>
              <w:pPrChange w:id="1061" w:author="Juan Carlos Martinez Mori" w:date="2015-09-12T10:52:00Z">
                <w:pPr>
                  <w:framePr w:hSpace="180" w:wrap="around" w:vAnchor="text" w:hAnchor="margin" w:y="51"/>
                  <w:jc w:val="center"/>
                </w:pPr>
              </w:pPrChange>
            </w:pPr>
            <w:ins w:id="1062" w:author="Juan Carlos Martinez Mori" w:date="2015-09-12T10:23:00Z">
              <w:r>
                <w:rPr>
                  <w:rFonts w:ascii="Times New Roman" w:hAnsi="Times New Roman" w:cs="Times New Roman"/>
                  <w:b/>
                </w:rPr>
                <w:t>SB3</w:t>
              </w:r>
            </w:ins>
          </w:p>
        </w:tc>
        <w:tc>
          <w:tcPr>
            <w:tcW w:w="1685" w:type="dxa"/>
            <w:tcPrChange w:id="1063" w:author="Juan Carlos Martinez Mori" w:date="2015-09-12T10:53:00Z">
              <w:tcPr>
                <w:tcW w:w="1685" w:type="dxa"/>
              </w:tcPr>
            </w:tcPrChange>
          </w:tcPr>
          <w:p w14:paraId="5B1610FA" w14:textId="77777777" w:rsidR="0021622F" w:rsidRPr="005542C7" w:rsidRDefault="0021622F" w:rsidP="00B0021C">
            <w:pPr>
              <w:jc w:val="center"/>
              <w:rPr>
                <w:ins w:id="1064" w:author="Juan Carlos Martinez Mori" w:date="2015-09-12T10:23:00Z"/>
                <w:rFonts w:ascii="Times New Roman" w:hAnsi="Times New Roman" w:cs="Times New Roman"/>
                <w:rPrChange w:id="1065" w:author="Juan Carlos Martinez Mori" w:date="2015-09-12T21:49:00Z">
                  <w:rPr>
                    <w:ins w:id="1066" w:author="Juan Carlos Martinez Mori" w:date="2015-09-12T10:23:00Z"/>
                    <w:rFonts w:ascii="Times New Roman" w:hAnsi="Times New Roman" w:cs="Times New Roman"/>
                    <w:b/>
                  </w:rPr>
                </w:rPrChange>
              </w:rPr>
            </w:pPr>
            <w:ins w:id="1067" w:author="Juan Carlos Martinez Mori" w:date="2015-09-12T10:23:00Z">
              <w:r w:rsidRPr="005542C7">
                <w:rPr>
                  <w:rFonts w:ascii="Times New Roman" w:hAnsi="Times New Roman" w:cs="Times New Roman"/>
                  <w:rPrChange w:id="1068" w:author="Juan Carlos Martinez Mori" w:date="2015-09-12T21:49:00Z">
                    <w:rPr>
                      <w:rFonts w:ascii="Times New Roman" w:hAnsi="Times New Roman" w:cs="Times New Roman"/>
                      <w:b/>
                    </w:rPr>
                  </w:rPrChange>
                </w:rPr>
                <w:t>23.53%</w:t>
              </w:r>
            </w:ins>
          </w:p>
        </w:tc>
        <w:tc>
          <w:tcPr>
            <w:tcW w:w="1685" w:type="dxa"/>
            <w:tcPrChange w:id="1069" w:author="Juan Carlos Martinez Mori" w:date="2015-09-12T10:53:00Z">
              <w:tcPr>
                <w:tcW w:w="1685" w:type="dxa"/>
              </w:tcPr>
            </w:tcPrChange>
          </w:tcPr>
          <w:p w14:paraId="78962155" w14:textId="5E35465B" w:rsidR="0021622F" w:rsidRPr="005542C7" w:rsidRDefault="005542C7" w:rsidP="00B0021C">
            <w:pPr>
              <w:jc w:val="center"/>
              <w:rPr>
                <w:ins w:id="1070" w:author="Juan Carlos Martinez Mori" w:date="2015-09-12T10:23:00Z"/>
                <w:rFonts w:ascii="Times New Roman" w:hAnsi="Times New Roman" w:cs="Times New Roman"/>
                <w:rPrChange w:id="1071" w:author="Juan Carlos Martinez Mori" w:date="2015-09-12T21:49:00Z">
                  <w:rPr>
                    <w:ins w:id="1072" w:author="Juan Carlos Martinez Mori" w:date="2015-09-12T10:23:00Z"/>
                    <w:rFonts w:ascii="Times New Roman" w:hAnsi="Times New Roman" w:cs="Times New Roman"/>
                    <w:b/>
                  </w:rPr>
                </w:rPrChange>
              </w:rPr>
            </w:pPr>
            <w:ins w:id="1073" w:author="Juan Carlos Martinez Mori" w:date="2015-09-12T21:47:00Z">
              <w:r w:rsidRPr="005542C7">
                <w:rPr>
                  <w:rFonts w:ascii="Times New Roman" w:hAnsi="Times New Roman" w:cs="Times New Roman"/>
                  <w:rPrChange w:id="1074" w:author="Juan Carlos Martinez Mori" w:date="2015-09-12T21:49:00Z">
                    <w:rPr>
                      <w:rFonts w:ascii="Times New Roman" w:hAnsi="Times New Roman" w:cs="Times New Roman"/>
                      <w:b/>
                    </w:rPr>
                  </w:rPrChange>
                </w:rPr>
                <w:t>23.53%</w:t>
              </w:r>
            </w:ins>
          </w:p>
        </w:tc>
      </w:tr>
      <w:tr w:rsidR="0021622F" w14:paraId="6B16F7E5" w14:textId="77777777" w:rsidTr="00D1742D">
        <w:trPr>
          <w:trHeight w:val="276"/>
          <w:ins w:id="1075" w:author="Juan Carlos Martinez Mori" w:date="2015-09-12T10:23:00Z"/>
          <w:trPrChange w:id="1076" w:author="Juan Carlos Martinez Mori" w:date="2015-09-12T10:53:00Z">
            <w:trPr>
              <w:trHeight w:val="276"/>
            </w:trPr>
          </w:trPrChange>
        </w:trPr>
        <w:tc>
          <w:tcPr>
            <w:tcW w:w="1008" w:type="dxa"/>
            <w:tcPrChange w:id="1077" w:author="Juan Carlos Martinez Mori" w:date="2015-09-12T10:53:00Z">
              <w:tcPr>
                <w:tcW w:w="1008" w:type="dxa"/>
              </w:tcPr>
            </w:tcPrChange>
          </w:tcPr>
          <w:p w14:paraId="6561AFA7" w14:textId="77777777" w:rsidR="0021622F" w:rsidRDefault="0021622F">
            <w:pPr>
              <w:rPr>
                <w:ins w:id="1078" w:author="Juan Carlos Martinez Mori" w:date="2015-09-12T10:23:00Z"/>
                <w:rFonts w:ascii="Times New Roman" w:hAnsi="Times New Roman" w:cs="Times New Roman"/>
                <w:b/>
              </w:rPr>
              <w:pPrChange w:id="1079" w:author="Juan Carlos Martinez Mori" w:date="2015-09-12T10:52:00Z">
                <w:pPr>
                  <w:framePr w:hSpace="180" w:wrap="around" w:vAnchor="text" w:hAnchor="margin" w:y="51"/>
                  <w:jc w:val="center"/>
                </w:pPr>
              </w:pPrChange>
            </w:pPr>
            <w:ins w:id="1080" w:author="Juan Carlos Martinez Mori" w:date="2015-09-12T10:23:00Z">
              <w:r>
                <w:rPr>
                  <w:rFonts w:ascii="Times New Roman" w:hAnsi="Times New Roman" w:cs="Times New Roman"/>
                  <w:b/>
                </w:rPr>
                <w:t>SB4</w:t>
              </w:r>
            </w:ins>
          </w:p>
        </w:tc>
        <w:tc>
          <w:tcPr>
            <w:tcW w:w="1685" w:type="dxa"/>
            <w:tcPrChange w:id="1081" w:author="Juan Carlos Martinez Mori" w:date="2015-09-12T10:53:00Z">
              <w:tcPr>
                <w:tcW w:w="1685" w:type="dxa"/>
              </w:tcPr>
            </w:tcPrChange>
          </w:tcPr>
          <w:p w14:paraId="6F9C9898" w14:textId="77777777" w:rsidR="0021622F" w:rsidRPr="005542C7" w:rsidRDefault="0021622F" w:rsidP="00B0021C">
            <w:pPr>
              <w:jc w:val="center"/>
              <w:rPr>
                <w:ins w:id="1082" w:author="Juan Carlos Martinez Mori" w:date="2015-09-12T10:23:00Z"/>
                <w:rFonts w:ascii="Times New Roman" w:hAnsi="Times New Roman" w:cs="Times New Roman"/>
                <w:rPrChange w:id="1083" w:author="Juan Carlos Martinez Mori" w:date="2015-09-12T21:49:00Z">
                  <w:rPr>
                    <w:ins w:id="1084" w:author="Juan Carlos Martinez Mori" w:date="2015-09-12T10:23:00Z"/>
                    <w:rFonts w:ascii="Times New Roman" w:hAnsi="Times New Roman" w:cs="Times New Roman"/>
                    <w:b/>
                  </w:rPr>
                </w:rPrChange>
              </w:rPr>
            </w:pPr>
            <w:ins w:id="1085" w:author="Juan Carlos Martinez Mori" w:date="2015-09-12T10:23:00Z">
              <w:r w:rsidRPr="005542C7">
                <w:rPr>
                  <w:rFonts w:ascii="Times New Roman" w:hAnsi="Times New Roman" w:cs="Times New Roman"/>
                  <w:rPrChange w:id="1086" w:author="Juan Carlos Martinez Mori" w:date="2015-09-12T21:49:00Z">
                    <w:rPr>
                      <w:rFonts w:ascii="Times New Roman" w:hAnsi="Times New Roman" w:cs="Times New Roman"/>
                      <w:b/>
                    </w:rPr>
                  </w:rPrChange>
                </w:rPr>
                <w:t>14.12%</w:t>
              </w:r>
            </w:ins>
          </w:p>
        </w:tc>
        <w:tc>
          <w:tcPr>
            <w:tcW w:w="1685" w:type="dxa"/>
            <w:tcPrChange w:id="1087" w:author="Juan Carlos Martinez Mori" w:date="2015-09-12T10:53:00Z">
              <w:tcPr>
                <w:tcW w:w="1685" w:type="dxa"/>
              </w:tcPr>
            </w:tcPrChange>
          </w:tcPr>
          <w:p w14:paraId="6596F3E1" w14:textId="3CD8F4A4" w:rsidR="0021622F" w:rsidRPr="005542C7" w:rsidRDefault="005542C7" w:rsidP="00B0021C">
            <w:pPr>
              <w:jc w:val="center"/>
              <w:rPr>
                <w:ins w:id="1088" w:author="Juan Carlos Martinez Mori" w:date="2015-09-12T10:23:00Z"/>
                <w:rFonts w:ascii="Times New Roman" w:hAnsi="Times New Roman" w:cs="Times New Roman"/>
                <w:rPrChange w:id="1089" w:author="Juan Carlos Martinez Mori" w:date="2015-09-12T21:49:00Z">
                  <w:rPr>
                    <w:ins w:id="1090" w:author="Juan Carlos Martinez Mori" w:date="2015-09-12T10:23:00Z"/>
                    <w:rFonts w:ascii="Times New Roman" w:hAnsi="Times New Roman" w:cs="Times New Roman"/>
                    <w:b/>
                  </w:rPr>
                </w:rPrChange>
              </w:rPr>
            </w:pPr>
            <w:ins w:id="1091" w:author="Juan Carlos Martinez Mori" w:date="2015-09-12T21:47:00Z">
              <w:r w:rsidRPr="005542C7">
                <w:rPr>
                  <w:rFonts w:ascii="Times New Roman" w:hAnsi="Times New Roman" w:cs="Times New Roman"/>
                  <w:rPrChange w:id="1092" w:author="Juan Carlos Martinez Mori" w:date="2015-09-12T21:49:00Z">
                    <w:rPr>
                      <w:rFonts w:ascii="Times New Roman" w:hAnsi="Times New Roman" w:cs="Times New Roman"/>
                      <w:b/>
                    </w:rPr>
                  </w:rPrChange>
                </w:rPr>
                <w:t>14.12%</w:t>
              </w:r>
            </w:ins>
          </w:p>
        </w:tc>
      </w:tr>
      <w:tr w:rsidR="0021622F" w14:paraId="4E4133A3" w14:textId="77777777" w:rsidTr="00D1742D">
        <w:trPr>
          <w:trHeight w:val="293"/>
          <w:ins w:id="1093" w:author="Juan Carlos Martinez Mori" w:date="2015-09-12T10:23:00Z"/>
          <w:trPrChange w:id="1094" w:author="Juan Carlos Martinez Mori" w:date="2015-09-12T10:53:00Z">
            <w:trPr>
              <w:trHeight w:val="293"/>
            </w:trPr>
          </w:trPrChange>
        </w:trPr>
        <w:tc>
          <w:tcPr>
            <w:tcW w:w="1008" w:type="dxa"/>
            <w:tcPrChange w:id="1095" w:author="Juan Carlos Martinez Mori" w:date="2015-09-12T10:53:00Z">
              <w:tcPr>
                <w:tcW w:w="1008" w:type="dxa"/>
              </w:tcPr>
            </w:tcPrChange>
          </w:tcPr>
          <w:p w14:paraId="6B310160" w14:textId="77777777" w:rsidR="0021622F" w:rsidRDefault="0021622F">
            <w:pPr>
              <w:rPr>
                <w:ins w:id="1096" w:author="Juan Carlos Martinez Mori" w:date="2015-09-12T10:23:00Z"/>
                <w:rFonts w:ascii="Times New Roman" w:hAnsi="Times New Roman" w:cs="Times New Roman"/>
                <w:b/>
              </w:rPr>
              <w:pPrChange w:id="1097" w:author="Juan Carlos Martinez Mori" w:date="2015-09-12T10:52:00Z">
                <w:pPr>
                  <w:framePr w:hSpace="180" w:wrap="around" w:vAnchor="text" w:hAnchor="margin" w:y="51"/>
                  <w:jc w:val="center"/>
                </w:pPr>
              </w:pPrChange>
            </w:pPr>
            <w:ins w:id="1098" w:author="Juan Carlos Martinez Mori" w:date="2015-09-12T10:23:00Z">
              <w:r>
                <w:rPr>
                  <w:rFonts w:ascii="Times New Roman" w:hAnsi="Times New Roman" w:cs="Times New Roman"/>
                  <w:b/>
                </w:rPr>
                <w:t>SB5</w:t>
              </w:r>
            </w:ins>
          </w:p>
        </w:tc>
        <w:tc>
          <w:tcPr>
            <w:tcW w:w="1685" w:type="dxa"/>
            <w:tcPrChange w:id="1099" w:author="Juan Carlos Martinez Mori" w:date="2015-09-12T10:53:00Z">
              <w:tcPr>
                <w:tcW w:w="1685" w:type="dxa"/>
              </w:tcPr>
            </w:tcPrChange>
          </w:tcPr>
          <w:p w14:paraId="520EC360" w14:textId="77777777" w:rsidR="0021622F" w:rsidRPr="005542C7" w:rsidRDefault="0021622F" w:rsidP="00B0021C">
            <w:pPr>
              <w:jc w:val="center"/>
              <w:rPr>
                <w:ins w:id="1100" w:author="Juan Carlos Martinez Mori" w:date="2015-09-12T10:23:00Z"/>
                <w:rFonts w:ascii="Times New Roman" w:hAnsi="Times New Roman" w:cs="Times New Roman"/>
                <w:rPrChange w:id="1101" w:author="Juan Carlos Martinez Mori" w:date="2015-09-12T21:49:00Z">
                  <w:rPr>
                    <w:ins w:id="1102" w:author="Juan Carlos Martinez Mori" w:date="2015-09-12T10:23:00Z"/>
                    <w:rFonts w:ascii="Times New Roman" w:hAnsi="Times New Roman" w:cs="Times New Roman"/>
                    <w:b/>
                  </w:rPr>
                </w:rPrChange>
              </w:rPr>
            </w:pPr>
            <w:ins w:id="1103" w:author="Juan Carlos Martinez Mori" w:date="2015-09-12T10:23:00Z">
              <w:r w:rsidRPr="005542C7">
                <w:rPr>
                  <w:rFonts w:ascii="Times New Roman" w:hAnsi="Times New Roman" w:cs="Times New Roman"/>
                  <w:rPrChange w:id="1104" w:author="Juan Carlos Martinez Mori" w:date="2015-09-12T21:49:00Z">
                    <w:rPr>
                      <w:rFonts w:ascii="Times New Roman" w:hAnsi="Times New Roman" w:cs="Times New Roman"/>
                      <w:b/>
                    </w:rPr>
                  </w:rPrChange>
                </w:rPr>
                <w:t>14.12%</w:t>
              </w:r>
            </w:ins>
          </w:p>
        </w:tc>
        <w:tc>
          <w:tcPr>
            <w:tcW w:w="1685" w:type="dxa"/>
            <w:tcPrChange w:id="1105" w:author="Juan Carlos Martinez Mori" w:date="2015-09-12T10:53:00Z">
              <w:tcPr>
                <w:tcW w:w="1685" w:type="dxa"/>
              </w:tcPr>
            </w:tcPrChange>
          </w:tcPr>
          <w:p w14:paraId="1B6A0B53" w14:textId="6A2DFA69" w:rsidR="0021622F" w:rsidRPr="005542C7" w:rsidRDefault="005542C7" w:rsidP="00B0021C">
            <w:pPr>
              <w:jc w:val="center"/>
              <w:rPr>
                <w:ins w:id="1106" w:author="Juan Carlos Martinez Mori" w:date="2015-09-12T10:23:00Z"/>
                <w:rFonts w:ascii="Times New Roman" w:hAnsi="Times New Roman" w:cs="Times New Roman"/>
                <w:rPrChange w:id="1107" w:author="Juan Carlos Martinez Mori" w:date="2015-09-12T21:49:00Z">
                  <w:rPr>
                    <w:ins w:id="1108" w:author="Juan Carlos Martinez Mori" w:date="2015-09-12T10:23:00Z"/>
                    <w:rFonts w:ascii="Times New Roman" w:hAnsi="Times New Roman" w:cs="Times New Roman"/>
                    <w:b/>
                  </w:rPr>
                </w:rPrChange>
              </w:rPr>
            </w:pPr>
            <w:ins w:id="1109" w:author="Juan Carlos Martinez Mori" w:date="2015-09-12T21:47:00Z">
              <w:r w:rsidRPr="005542C7">
                <w:rPr>
                  <w:rFonts w:ascii="Times New Roman" w:hAnsi="Times New Roman" w:cs="Times New Roman"/>
                  <w:rPrChange w:id="1110" w:author="Juan Carlos Martinez Mori" w:date="2015-09-12T21:49:00Z">
                    <w:rPr>
                      <w:rFonts w:ascii="Times New Roman" w:hAnsi="Times New Roman" w:cs="Times New Roman"/>
                      <w:b/>
                    </w:rPr>
                  </w:rPrChange>
                </w:rPr>
                <w:t>14.12%</w:t>
              </w:r>
            </w:ins>
          </w:p>
        </w:tc>
      </w:tr>
      <w:tr w:rsidR="0021622F" w14:paraId="55AF53E6" w14:textId="77777777" w:rsidTr="00D1742D">
        <w:trPr>
          <w:trHeight w:val="293"/>
          <w:ins w:id="1111" w:author="Juan Carlos Martinez Mori" w:date="2015-09-12T10:23:00Z"/>
          <w:trPrChange w:id="1112" w:author="Juan Carlos Martinez Mori" w:date="2015-09-12T10:53:00Z">
            <w:trPr>
              <w:trHeight w:val="293"/>
            </w:trPr>
          </w:trPrChange>
        </w:trPr>
        <w:tc>
          <w:tcPr>
            <w:tcW w:w="1008" w:type="dxa"/>
            <w:tcPrChange w:id="1113" w:author="Juan Carlos Martinez Mori" w:date="2015-09-12T10:53:00Z">
              <w:tcPr>
                <w:tcW w:w="1008" w:type="dxa"/>
              </w:tcPr>
            </w:tcPrChange>
          </w:tcPr>
          <w:p w14:paraId="3666CECE" w14:textId="77777777" w:rsidR="0021622F" w:rsidRDefault="0021622F">
            <w:pPr>
              <w:rPr>
                <w:ins w:id="1114" w:author="Juan Carlos Martinez Mori" w:date="2015-09-12T10:23:00Z"/>
                <w:rFonts w:ascii="Times New Roman" w:hAnsi="Times New Roman" w:cs="Times New Roman"/>
                <w:b/>
              </w:rPr>
              <w:pPrChange w:id="1115" w:author="Juan Carlos Martinez Mori" w:date="2015-09-12T10:52:00Z">
                <w:pPr>
                  <w:framePr w:hSpace="180" w:wrap="around" w:vAnchor="text" w:hAnchor="margin" w:y="51"/>
                  <w:jc w:val="center"/>
                </w:pPr>
              </w:pPrChange>
            </w:pPr>
            <w:ins w:id="1116" w:author="Juan Carlos Martinez Mori" w:date="2015-09-12T10:23:00Z">
              <w:r>
                <w:rPr>
                  <w:rFonts w:ascii="Times New Roman" w:hAnsi="Times New Roman" w:cs="Times New Roman"/>
                  <w:b/>
                </w:rPr>
                <w:t>SB6</w:t>
              </w:r>
            </w:ins>
          </w:p>
        </w:tc>
        <w:tc>
          <w:tcPr>
            <w:tcW w:w="1685" w:type="dxa"/>
            <w:tcPrChange w:id="1117" w:author="Juan Carlos Martinez Mori" w:date="2015-09-12T10:53:00Z">
              <w:tcPr>
                <w:tcW w:w="1685" w:type="dxa"/>
              </w:tcPr>
            </w:tcPrChange>
          </w:tcPr>
          <w:p w14:paraId="21187F77" w14:textId="77777777" w:rsidR="0021622F" w:rsidRPr="005542C7" w:rsidRDefault="0021622F" w:rsidP="00B0021C">
            <w:pPr>
              <w:jc w:val="center"/>
              <w:rPr>
                <w:ins w:id="1118" w:author="Juan Carlos Martinez Mori" w:date="2015-09-12T10:23:00Z"/>
                <w:rFonts w:ascii="Times New Roman" w:hAnsi="Times New Roman" w:cs="Times New Roman"/>
                <w:rPrChange w:id="1119" w:author="Juan Carlos Martinez Mori" w:date="2015-09-12T21:49:00Z">
                  <w:rPr>
                    <w:ins w:id="1120" w:author="Juan Carlos Martinez Mori" w:date="2015-09-12T10:23:00Z"/>
                    <w:rFonts w:ascii="Times New Roman" w:hAnsi="Times New Roman" w:cs="Times New Roman"/>
                    <w:b/>
                  </w:rPr>
                </w:rPrChange>
              </w:rPr>
            </w:pPr>
            <w:ins w:id="1121" w:author="Juan Carlos Martinez Mori" w:date="2015-09-12T10:23:00Z">
              <w:r w:rsidRPr="005542C7">
                <w:rPr>
                  <w:rFonts w:ascii="Times New Roman" w:hAnsi="Times New Roman" w:cs="Times New Roman"/>
                  <w:rPrChange w:id="1122" w:author="Juan Carlos Martinez Mori" w:date="2015-09-12T21:49:00Z">
                    <w:rPr>
                      <w:rFonts w:ascii="Times New Roman" w:hAnsi="Times New Roman" w:cs="Times New Roman"/>
                      <w:b/>
                    </w:rPr>
                  </w:rPrChange>
                </w:rPr>
                <w:t>34.12%</w:t>
              </w:r>
            </w:ins>
          </w:p>
        </w:tc>
        <w:tc>
          <w:tcPr>
            <w:tcW w:w="1685" w:type="dxa"/>
            <w:tcPrChange w:id="1123" w:author="Juan Carlos Martinez Mori" w:date="2015-09-12T10:53:00Z">
              <w:tcPr>
                <w:tcW w:w="1685" w:type="dxa"/>
              </w:tcPr>
            </w:tcPrChange>
          </w:tcPr>
          <w:p w14:paraId="43DECEC6" w14:textId="00EC8F40" w:rsidR="0021622F" w:rsidRPr="005542C7" w:rsidRDefault="005542C7" w:rsidP="00B0021C">
            <w:pPr>
              <w:jc w:val="center"/>
              <w:rPr>
                <w:ins w:id="1124" w:author="Juan Carlos Martinez Mori" w:date="2015-09-12T10:23:00Z"/>
                <w:rFonts w:ascii="Times New Roman" w:hAnsi="Times New Roman" w:cs="Times New Roman"/>
                <w:rPrChange w:id="1125" w:author="Juan Carlos Martinez Mori" w:date="2015-09-12T21:49:00Z">
                  <w:rPr>
                    <w:ins w:id="1126" w:author="Juan Carlos Martinez Mori" w:date="2015-09-12T10:23:00Z"/>
                    <w:rFonts w:ascii="Times New Roman" w:hAnsi="Times New Roman" w:cs="Times New Roman"/>
                    <w:b/>
                  </w:rPr>
                </w:rPrChange>
              </w:rPr>
            </w:pPr>
            <w:ins w:id="1127" w:author="Juan Carlos Martinez Mori" w:date="2015-09-12T21:47:00Z">
              <w:r w:rsidRPr="005542C7">
                <w:rPr>
                  <w:rFonts w:ascii="Times New Roman" w:hAnsi="Times New Roman" w:cs="Times New Roman"/>
                  <w:rPrChange w:id="1128" w:author="Juan Carlos Martinez Mori" w:date="2015-09-12T21:49:00Z">
                    <w:rPr>
                      <w:rFonts w:ascii="Times New Roman" w:hAnsi="Times New Roman" w:cs="Times New Roman"/>
                      <w:b/>
                    </w:rPr>
                  </w:rPrChange>
                </w:rPr>
                <w:t>34.12%</w:t>
              </w:r>
            </w:ins>
          </w:p>
        </w:tc>
      </w:tr>
      <w:tr w:rsidR="0021622F" w14:paraId="3D9227C9" w14:textId="77777777" w:rsidTr="00D1742D">
        <w:trPr>
          <w:trHeight w:val="276"/>
          <w:ins w:id="1129" w:author="Juan Carlos Martinez Mori" w:date="2015-09-12T10:23:00Z"/>
          <w:trPrChange w:id="1130" w:author="Juan Carlos Martinez Mori" w:date="2015-09-12T10:53:00Z">
            <w:trPr>
              <w:trHeight w:val="276"/>
            </w:trPr>
          </w:trPrChange>
        </w:trPr>
        <w:tc>
          <w:tcPr>
            <w:tcW w:w="1008" w:type="dxa"/>
            <w:tcPrChange w:id="1131" w:author="Juan Carlos Martinez Mori" w:date="2015-09-12T10:53:00Z">
              <w:tcPr>
                <w:tcW w:w="1008" w:type="dxa"/>
              </w:tcPr>
            </w:tcPrChange>
          </w:tcPr>
          <w:p w14:paraId="423293D1" w14:textId="23177AE4" w:rsidR="0021622F" w:rsidRDefault="0021622F">
            <w:pPr>
              <w:rPr>
                <w:ins w:id="1132" w:author="Juan Carlos Martinez Mori" w:date="2015-09-12T10:23:00Z"/>
                <w:rFonts w:ascii="Times New Roman" w:hAnsi="Times New Roman" w:cs="Times New Roman"/>
                <w:b/>
              </w:rPr>
              <w:pPrChange w:id="1133" w:author="Juan Carlos Martinez Mori" w:date="2015-09-12T10:52:00Z">
                <w:pPr>
                  <w:framePr w:hSpace="180" w:wrap="around" w:vAnchor="text" w:hAnchor="margin" w:y="51"/>
                  <w:jc w:val="center"/>
                </w:pPr>
              </w:pPrChange>
            </w:pPr>
            <w:ins w:id="1134" w:author="Juan Carlos Martinez Mori" w:date="2015-09-12T10:23:00Z">
              <w:r>
                <w:rPr>
                  <w:rFonts w:ascii="Times New Roman" w:hAnsi="Times New Roman" w:cs="Times New Roman"/>
                  <w:b/>
                </w:rPr>
                <w:t>SB7</w:t>
              </w:r>
            </w:ins>
            <w:ins w:id="1135" w:author="Juan Carlos Martinez Mori" w:date="2015-09-12T10:52:00Z">
              <w:r w:rsidR="00D1742D">
                <w:rPr>
                  <w:rFonts w:ascii="Times New Roman" w:hAnsi="Times New Roman" w:cs="Times New Roman"/>
                  <w:b/>
                </w:rPr>
                <w:t>*</w:t>
              </w:r>
            </w:ins>
          </w:p>
        </w:tc>
        <w:tc>
          <w:tcPr>
            <w:tcW w:w="1685" w:type="dxa"/>
            <w:tcPrChange w:id="1136" w:author="Juan Carlos Martinez Mori" w:date="2015-09-12T10:53:00Z">
              <w:tcPr>
                <w:tcW w:w="1685" w:type="dxa"/>
              </w:tcPr>
            </w:tcPrChange>
          </w:tcPr>
          <w:p w14:paraId="295D9D08" w14:textId="77777777" w:rsidR="0021622F" w:rsidRPr="005542C7" w:rsidRDefault="0021622F" w:rsidP="00B0021C">
            <w:pPr>
              <w:jc w:val="center"/>
              <w:rPr>
                <w:ins w:id="1137" w:author="Juan Carlos Martinez Mori" w:date="2015-09-12T10:23:00Z"/>
                <w:rFonts w:ascii="Times New Roman" w:hAnsi="Times New Roman" w:cs="Times New Roman"/>
                <w:rPrChange w:id="1138" w:author="Juan Carlos Martinez Mori" w:date="2015-09-12T21:49:00Z">
                  <w:rPr>
                    <w:ins w:id="1139" w:author="Juan Carlos Martinez Mori" w:date="2015-09-12T10:23:00Z"/>
                    <w:rFonts w:ascii="Times New Roman" w:hAnsi="Times New Roman" w:cs="Times New Roman"/>
                    <w:b/>
                  </w:rPr>
                </w:rPrChange>
              </w:rPr>
            </w:pPr>
            <w:ins w:id="1140" w:author="Juan Carlos Martinez Mori" w:date="2015-09-12T10:23:00Z">
              <w:r w:rsidRPr="005542C7">
                <w:rPr>
                  <w:rFonts w:ascii="Times New Roman" w:hAnsi="Times New Roman" w:cs="Times New Roman"/>
                  <w:rPrChange w:id="1141" w:author="Juan Carlos Martinez Mori" w:date="2015-09-12T21:49:00Z">
                    <w:rPr>
                      <w:rFonts w:ascii="Times New Roman" w:hAnsi="Times New Roman" w:cs="Times New Roman"/>
                      <w:b/>
                    </w:rPr>
                  </w:rPrChange>
                </w:rPr>
                <w:t>0.00%</w:t>
              </w:r>
            </w:ins>
          </w:p>
        </w:tc>
        <w:tc>
          <w:tcPr>
            <w:tcW w:w="1685" w:type="dxa"/>
            <w:tcPrChange w:id="1142" w:author="Juan Carlos Martinez Mori" w:date="2015-09-12T10:53:00Z">
              <w:tcPr>
                <w:tcW w:w="1685" w:type="dxa"/>
              </w:tcPr>
            </w:tcPrChange>
          </w:tcPr>
          <w:p w14:paraId="075E0929" w14:textId="0E403C75" w:rsidR="0021622F" w:rsidRPr="005542C7" w:rsidRDefault="005542C7" w:rsidP="00B0021C">
            <w:pPr>
              <w:jc w:val="center"/>
              <w:rPr>
                <w:ins w:id="1143" w:author="Juan Carlos Martinez Mori" w:date="2015-09-12T10:23:00Z"/>
                <w:rFonts w:ascii="Times New Roman" w:hAnsi="Times New Roman" w:cs="Times New Roman"/>
                <w:rPrChange w:id="1144" w:author="Juan Carlos Martinez Mori" w:date="2015-09-12T21:49:00Z">
                  <w:rPr>
                    <w:ins w:id="1145" w:author="Juan Carlos Martinez Mori" w:date="2015-09-12T10:23:00Z"/>
                    <w:rFonts w:ascii="Times New Roman" w:hAnsi="Times New Roman" w:cs="Times New Roman"/>
                    <w:b/>
                  </w:rPr>
                </w:rPrChange>
              </w:rPr>
            </w:pPr>
            <w:ins w:id="1146" w:author="Juan Carlos Martinez Mori" w:date="2015-09-12T21:47:00Z">
              <w:r w:rsidRPr="005542C7">
                <w:rPr>
                  <w:rFonts w:ascii="Times New Roman" w:hAnsi="Times New Roman" w:cs="Times New Roman"/>
                  <w:rPrChange w:id="1147" w:author="Juan Carlos Martinez Mori" w:date="2015-09-12T21:49:00Z">
                    <w:rPr>
                      <w:rFonts w:ascii="Times New Roman" w:hAnsi="Times New Roman" w:cs="Times New Roman"/>
                      <w:b/>
                    </w:rPr>
                  </w:rPrChange>
                </w:rPr>
                <w:t>0.00%</w:t>
              </w:r>
            </w:ins>
          </w:p>
        </w:tc>
      </w:tr>
      <w:tr w:rsidR="0021622F" w14:paraId="0B24728D" w14:textId="77777777" w:rsidTr="00D1742D">
        <w:trPr>
          <w:trHeight w:val="293"/>
          <w:ins w:id="1148" w:author="Juan Carlos Martinez Mori" w:date="2015-09-12T10:23:00Z"/>
          <w:trPrChange w:id="1149" w:author="Juan Carlos Martinez Mori" w:date="2015-09-12T10:53:00Z">
            <w:trPr>
              <w:trHeight w:val="293"/>
            </w:trPr>
          </w:trPrChange>
        </w:trPr>
        <w:tc>
          <w:tcPr>
            <w:tcW w:w="1008" w:type="dxa"/>
            <w:tcPrChange w:id="1150" w:author="Juan Carlos Martinez Mori" w:date="2015-09-12T10:53:00Z">
              <w:tcPr>
                <w:tcW w:w="1008" w:type="dxa"/>
              </w:tcPr>
            </w:tcPrChange>
          </w:tcPr>
          <w:p w14:paraId="2B0D2535" w14:textId="77777777" w:rsidR="0021622F" w:rsidRDefault="0021622F">
            <w:pPr>
              <w:rPr>
                <w:ins w:id="1151" w:author="Juan Carlos Martinez Mori" w:date="2015-09-12T10:23:00Z"/>
                <w:rFonts w:ascii="Times New Roman" w:hAnsi="Times New Roman" w:cs="Times New Roman"/>
                <w:b/>
              </w:rPr>
              <w:pPrChange w:id="1152" w:author="Juan Carlos Martinez Mori" w:date="2015-09-12T10:52:00Z">
                <w:pPr>
                  <w:framePr w:hSpace="180" w:wrap="around" w:vAnchor="text" w:hAnchor="margin" w:y="51"/>
                  <w:jc w:val="center"/>
                </w:pPr>
              </w:pPrChange>
            </w:pPr>
            <w:ins w:id="1153" w:author="Juan Carlos Martinez Mori" w:date="2015-09-12T10:23:00Z">
              <w:r>
                <w:rPr>
                  <w:rFonts w:ascii="Times New Roman" w:hAnsi="Times New Roman" w:cs="Times New Roman"/>
                  <w:b/>
                </w:rPr>
                <w:t>SB8</w:t>
              </w:r>
            </w:ins>
          </w:p>
        </w:tc>
        <w:tc>
          <w:tcPr>
            <w:tcW w:w="1685" w:type="dxa"/>
            <w:tcPrChange w:id="1154" w:author="Juan Carlos Martinez Mori" w:date="2015-09-12T10:53:00Z">
              <w:tcPr>
                <w:tcW w:w="1685" w:type="dxa"/>
              </w:tcPr>
            </w:tcPrChange>
          </w:tcPr>
          <w:p w14:paraId="32593E44" w14:textId="77777777" w:rsidR="0021622F" w:rsidRPr="005542C7" w:rsidRDefault="0021622F" w:rsidP="00B0021C">
            <w:pPr>
              <w:jc w:val="center"/>
              <w:rPr>
                <w:ins w:id="1155" w:author="Juan Carlos Martinez Mori" w:date="2015-09-12T10:23:00Z"/>
                <w:rFonts w:ascii="Times New Roman" w:hAnsi="Times New Roman" w:cs="Times New Roman"/>
                <w:rPrChange w:id="1156" w:author="Juan Carlos Martinez Mori" w:date="2015-09-12T21:49:00Z">
                  <w:rPr>
                    <w:ins w:id="1157" w:author="Juan Carlos Martinez Mori" w:date="2015-09-12T10:23:00Z"/>
                    <w:rFonts w:ascii="Times New Roman" w:hAnsi="Times New Roman" w:cs="Times New Roman"/>
                    <w:b/>
                  </w:rPr>
                </w:rPrChange>
              </w:rPr>
            </w:pPr>
            <w:ins w:id="1158" w:author="Juan Carlos Martinez Mori" w:date="2015-09-12T10:23:00Z">
              <w:r w:rsidRPr="005542C7">
                <w:rPr>
                  <w:rFonts w:ascii="Times New Roman" w:hAnsi="Times New Roman" w:cs="Times New Roman"/>
                  <w:rPrChange w:id="1159" w:author="Juan Carlos Martinez Mori" w:date="2015-09-12T21:49:00Z">
                    <w:rPr>
                      <w:rFonts w:ascii="Times New Roman" w:hAnsi="Times New Roman" w:cs="Times New Roman"/>
                      <w:b/>
                    </w:rPr>
                  </w:rPrChange>
                </w:rPr>
                <w:t>27.06%</w:t>
              </w:r>
            </w:ins>
          </w:p>
        </w:tc>
        <w:tc>
          <w:tcPr>
            <w:tcW w:w="1685" w:type="dxa"/>
            <w:tcPrChange w:id="1160" w:author="Juan Carlos Martinez Mori" w:date="2015-09-12T10:53:00Z">
              <w:tcPr>
                <w:tcW w:w="1685" w:type="dxa"/>
              </w:tcPr>
            </w:tcPrChange>
          </w:tcPr>
          <w:p w14:paraId="24B692A4" w14:textId="515BFC71" w:rsidR="0021622F" w:rsidRPr="005542C7" w:rsidRDefault="005542C7" w:rsidP="00B0021C">
            <w:pPr>
              <w:jc w:val="center"/>
              <w:rPr>
                <w:ins w:id="1161" w:author="Juan Carlos Martinez Mori" w:date="2015-09-12T10:23:00Z"/>
                <w:rFonts w:ascii="Times New Roman" w:hAnsi="Times New Roman" w:cs="Times New Roman"/>
                <w:rPrChange w:id="1162" w:author="Juan Carlos Martinez Mori" w:date="2015-09-12T21:49:00Z">
                  <w:rPr>
                    <w:ins w:id="1163" w:author="Juan Carlos Martinez Mori" w:date="2015-09-12T10:23:00Z"/>
                    <w:rFonts w:ascii="Times New Roman" w:hAnsi="Times New Roman" w:cs="Times New Roman"/>
                    <w:b/>
                  </w:rPr>
                </w:rPrChange>
              </w:rPr>
            </w:pPr>
            <w:ins w:id="1164" w:author="Juan Carlos Martinez Mori" w:date="2015-09-12T21:47:00Z">
              <w:r w:rsidRPr="005542C7">
                <w:rPr>
                  <w:rFonts w:ascii="Times New Roman" w:hAnsi="Times New Roman" w:cs="Times New Roman"/>
                  <w:rPrChange w:id="1165" w:author="Juan Carlos Martinez Mori" w:date="2015-09-12T21:49:00Z">
                    <w:rPr>
                      <w:rFonts w:ascii="Times New Roman" w:hAnsi="Times New Roman" w:cs="Times New Roman"/>
                      <w:b/>
                    </w:rPr>
                  </w:rPrChange>
                </w:rPr>
                <w:t>27.06%</w:t>
              </w:r>
            </w:ins>
          </w:p>
        </w:tc>
      </w:tr>
      <w:tr w:rsidR="0021622F" w14:paraId="612F2B11" w14:textId="77777777" w:rsidTr="00D1742D">
        <w:trPr>
          <w:trHeight w:val="276"/>
          <w:ins w:id="1166" w:author="Juan Carlos Martinez Mori" w:date="2015-09-12T10:23:00Z"/>
          <w:trPrChange w:id="1167" w:author="Juan Carlos Martinez Mori" w:date="2015-09-12T10:53:00Z">
            <w:trPr>
              <w:trHeight w:val="276"/>
            </w:trPr>
          </w:trPrChange>
        </w:trPr>
        <w:tc>
          <w:tcPr>
            <w:tcW w:w="1008" w:type="dxa"/>
            <w:tcPrChange w:id="1168" w:author="Juan Carlos Martinez Mori" w:date="2015-09-12T10:53:00Z">
              <w:tcPr>
                <w:tcW w:w="1008" w:type="dxa"/>
              </w:tcPr>
            </w:tcPrChange>
          </w:tcPr>
          <w:p w14:paraId="104B3DF4" w14:textId="77777777" w:rsidR="0021622F" w:rsidRDefault="0021622F">
            <w:pPr>
              <w:rPr>
                <w:ins w:id="1169" w:author="Juan Carlos Martinez Mori" w:date="2015-09-12T10:23:00Z"/>
                <w:rFonts w:ascii="Times New Roman" w:hAnsi="Times New Roman" w:cs="Times New Roman"/>
                <w:b/>
              </w:rPr>
              <w:pPrChange w:id="1170" w:author="Juan Carlos Martinez Mori" w:date="2015-09-12T10:52:00Z">
                <w:pPr>
                  <w:framePr w:hSpace="180" w:wrap="around" w:vAnchor="text" w:hAnchor="margin" w:y="51"/>
                  <w:jc w:val="center"/>
                </w:pPr>
              </w:pPrChange>
            </w:pPr>
            <w:ins w:id="1171" w:author="Juan Carlos Martinez Mori" w:date="2015-09-12T10:23:00Z">
              <w:r>
                <w:rPr>
                  <w:rFonts w:ascii="Times New Roman" w:hAnsi="Times New Roman" w:cs="Times New Roman"/>
                  <w:b/>
                </w:rPr>
                <w:t>SB9</w:t>
              </w:r>
            </w:ins>
          </w:p>
        </w:tc>
        <w:tc>
          <w:tcPr>
            <w:tcW w:w="1685" w:type="dxa"/>
            <w:tcPrChange w:id="1172" w:author="Juan Carlos Martinez Mori" w:date="2015-09-12T10:53:00Z">
              <w:tcPr>
                <w:tcW w:w="1685" w:type="dxa"/>
              </w:tcPr>
            </w:tcPrChange>
          </w:tcPr>
          <w:p w14:paraId="31946BFE" w14:textId="77777777" w:rsidR="0021622F" w:rsidRPr="005542C7" w:rsidRDefault="0021622F" w:rsidP="00B0021C">
            <w:pPr>
              <w:jc w:val="center"/>
              <w:rPr>
                <w:ins w:id="1173" w:author="Juan Carlos Martinez Mori" w:date="2015-09-12T10:23:00Z"/>
                <w:rFonts w:ascii="Times New Roman" w:hAnsi="Times New Roman" w:cs="Times New Roman"/>
                <w:rPrChange w:id="1174" w:author="Juan Carlos Martinez Mori" w:date="2015-09-12T21:49:00Z">
                  <w:rPr>
                    <w:ins w:id="1175" w:author="Juan Carlos Martinez Mori" w:date="2015-09-12T10:23:00Z"/>
                    <w:rFonts w:ascii="Times New Roman" w:hAnsi="Times New Roman" w:cs="Times New Roman"/>
                    <w:b/>
                  </w:rPr>
                </w:rPrChange>
              </w:rPr>
            </w:pPr>
            <w:ins w:id="1176" w:author="Juan Carlos Martinez Mori" w:date="2015-09-12T10:23:00Z">
              <w:r w:rsidRPr="005542C7">
                <w:rPr>
                  <w:rFonts w:ascii="Times New Roman" w:hAnsi="Times New Roman" w:cs="Times New Roman"/>
                  <w:rPrChange w:id="1177" w:author="Juan Carlos Martinez Mori" w:date="2015-09-12T21:49:00Z">
                    <w:rPr>
                      <w:rFonts w:ascii="Times New Roman" w:hAnsi="Times New Roman" w:cs="Times New Roman"/>
                      <w:b/>
                    </w:rPr>
                  </w:rPrChange>
                </w:rPr>
                <w:t>18.82%</w:t>
              </w:r>
            </w:ins>
          </w:p>
        </w:tc>
        <w:tc>
          <w:tcPr>
            <w:tcW w:w="1685" w:type="dxa"/>
            <w:tcPrChange w:id="1178" w:author="Juan Carlos Martinez Mori" w:date="2015-09-12T10:53:00Z">
              <w:tcPr>
                <w:tcW w:w="1685" w:type="dxa"/>
              </w:tcPr>
            </w:tcPrChange>
          </w:tcPr>
          <w:p w14:paraId="25FFCB83" w14:textId="50F05946" w:rsidR="0021622F" w:rsidRPr="005542C7" w:rsidRDefault="005542C7" w:rsidP="00B0021C">
            <w:pPr>
              <w:jc w:val="center"/>
              <w:rPr>
                <w:ins w:id="1179" w:author="Juan Carlos Martinez Mori" w:date="2015-09-12T10:23:00Z"/>
                <w:rFonts w:ascii="Times New Roman" w:hAnsi="Times New Roman" w:cs="Times New Roman"/>
                <w:rPrChange w:id="1180" w:author="Juan Carlos Martinez Mori" w:date="2015-09-12T21:49:00Z">
                  <w:rPr>
                    <w:ins w:id="1181" w:author="Juan Carlos Martinez Mori" w:date="2015-09-12T10:23:00Z"/>
                    <w:rFonts w:ascii="Times New Roman" w:hAnsi="Times New Roman" w:cs="Times New Roman"/>
                    <w:b/>
                  </w:rPr>
                </w:rPrChange>
              </w:rPr>
            </w:pPr>
            <w:ins w:id="1182" w:author="Juan Carlos Martinez Mori" w:date="2015-09-12T21:48:00Z">
              <w:r w:rsidRPr="005542C7">
                <w:rPr>
                  <w:rFonts w:ascii="Times New Roman" w:hAnsi="Times New Roman" w:cs="Times New Roman"/>
                  <w:rPrChange w:id="1183" w:author="Juan Carlos Martinez Mori" w:date="2015-09-12T21:49:00Z">
                    <w:rPr>
                      <w:rFonts w:ascii="Times New Roman" w:hAnsi="Times New Roman" w:cs="Times New Roman"/>
                      <w:b/>
                    </w:rPr>
                  </w:rPrChange>
                </w:rPr>
                <w:t>18.82%</w:t>
              </w:r>
            </w:ins>
          </w:p>
        </w:tc>
      </w:tr>
      <w:tr w:rsidR="0021622F" w14:paraId="7E58CDEE" w14:textId="77777777" w:rsidTr="00D1742D">
        <w:trPr>
          <w:trHeight w:val="276"/>
          <w:ins w:id="1184" w:author="Juan Carlos Martinez Mori" w:date="2015-09-12T10:23:00Z"/>
          <w:trPrChange w:id="1185" w:author="Juan Carlos Martinez Mori" w:date="2015-09-12T10:53:00Z">
            <w:trPr>
              <w:trHeight w:val="276"/>
            </w:trPr>
          </w:trPrChange>
        </w:trPr>
        <w:tc>
          <w:tcPr>
            <w:tcW w:w="1008" w:type="dxa"/>
            <w:tcPrChange w:id="1186" w:author="Juan Carlos Martinez Mori" w:date="2015-09-12T10:53:00Z">
              <w:tcPr>
                <w:tcW w:w="1008" w:type="dxa"/>
              </w:tcPr>
            </w:tcPrChange>
          </w:tcPr>
          <w:p w14:paraId="69941A24" w14:textId="77777777" w:rsidR="0021622F" w:rsidRDefault="0021622F" w:rsidP="00B0021C">
            <w:pPr>
              <w:jc w:val="center"/>
              <w:rPr>
                <w:ins w:id="1187" w:author="Juan Carlos Martinez Mori" w:date="2015-09-12T10:23:00Z"/>
                <w:rFonts w:ascii="Times New Roman" w:hAnsi="Times New Roman" w:cs="Times New Roman"/>
                <w:b/>
              </w:rPr>
            </w:pPr>
            <w:ins w:id="1188" w:author="Juan Carlos Martinez Mori" w:date="2015-09-12T10:23:00Z">
              <w:r>
                <w:rPr>
                  <w:rFonts w:ascii="Times New Roman" w:hAnsi="Times New Roman" w:cs="Times New Roman"/>
                  <w:b/>
                </w:rPr>
                <w:t>Average</w:t>
              </w:r>
            </w:ins>
          </w:p>
        </w:tc>
        <w:tc>
          <w:tcPr>
            <w:tcW w:w="1685" w:type="dxa"/>
            <w:tcPrChange w:id="1189" w:author="Juan Carlos Martinez Mori" w:date="2015-09-12T10:53:00Z">
              <w:tcPr>
                <w:tcW w:w="1685" w:type="dxa"/>
              </w:tcPr>
            </w:tcPrChange>
          </w:tcPr>
          <w:p w14:paraId="71BBD7A7" w14:textId="2F9DA8E6" w:rsidR="0021622F" w:rsidRPr="005542C7" w:rsidRDefault="005542C7" w:rsidP="00B0021C">
            <w:pPr>
              <w:jc w:val="center"/>
              <w:rPr>
                <w:ins w:id="1190" w:author="Juan Carlos Martinez Mori" w:date="2015-09-12T10:23:00Z"/>
                <w:rFonts w:ascii="Times New Roman" w:hAnsi="Times New Roman" w:cs="Times New Roman"/>
                <w:rPrChange w:id="1191" w:author="Juan Carlos Martinez Mori" w:date="2015-09-12T21:49:00Z">
                  <w:rPr>
                    <w:ins w:id="1192" w:author="Juan Carlos Martinez Mori" w:date="2015-09-12T10:23:00Z"/>
                    <w:rFonts w:ascii="Times New Roman" w:hAnsi="Times New Roman" w:cs="Times New Roman"/>
                    <w:b/>
                  </w:rPr>
                </w:rPrChange>
              </w:rPr>
            </w:pPr>
            <w:ins w:id="1193" w:author="Juan Carlos Martinez Mori" w:date="2015-09-12T21:48:00Z">
              <w:r w:rsidRPr="005542C7">
                <w:rPr>
                  <w:rFonts w:ascii="Times New Roman" w:hAnsi="Times New Roman" w:cs="Times New Roman"/>
                  <w:rPrChange w:id="1194" w:author="Juan Carlos Martinez Mori" w:date="2015-09-12T21:49:00Z">
                    <w:rPr>
                      <w:rFonts w:ascii="Times New Roman" w:hAnsi="Times New Roman" w:cs="Times New Roman"/>
                      <w:b/>
                    </w:rPr>
                  </w:rPrChange>
                </w:rPr>
                <w:t>18.17%</w:t>
              </w:r>
            </w:ins>
          </w:p>
        </w:tc>
        <w:tc>
          <w:tcPr>
            <w:tcW w:w="1685" w:type="dxa"/>
            <w:tcPrChange w:id="1195" w:author="Juan Carlos Martinez Mori" w:date="2015-09-12T10:53:00Z">
              <w:tcPr>
                <w:tcW w:w="1685" w:type="dxa"/>
              </w:tcPr>
            </w:tcPrChange>
          </w:tcPr>
          <w:p w14:paraId="4E4D162E" w14:textId="1EEA22F9" w:rsidR="0021622F" w:rsidRPr="005542C7" w:rsidRDefault="005542C7" w:rsidP="00B0021C">
            <w:pPr>
              <w:jc w:val="center"/>
              <w:rPr>
                <w:ins w:id="1196" w:author="Juan Carlos Martinez Mori" w:date="2015-09-12T10:23:00Z"/>
                <w:rFonts w:ascii="Times New Roman" w:hAnsi="Times New Roman" w:cs="Times New Roman"/>
                <w:rPrChange w:id="1197" w:author="Juan Carlos Martinez Mori" w:date="2015-09-12T21:49:00Z">
                  <w:rPr>
                    <w:ins w:id="1198" w:author="Juan Carlos Martinez Mori" w:date="2015-09-12T10:23:00Z"/>
                    <w:rFonts w:ascii="Times New Roman" w:hAnsi="Times New Roman" w:cs="Times New Roman"/>
                    <w:b/>
                  </w:rPr>
                </w:rPrChange>
              </w:rPr>
            </w:pPr>
            <w:ins w:id="1199" w:author="Juan Carlos Martinez Mori" w:date="2015-09-12T21:49:00Z">
              <w:r w:rsidRPr="005542C7">
                <w:rPr>
                  <w:rFonts w:ascii="Times New Roman" w:hAnsi="Times New Roman" w:cs="Times New Roman"/>
                  <w:rPrChange w:id="1200" w:author="Juan Carlos Martinez Mori" w:date="2015-09-12T21:49:00Z">
                    <w:rPr>
                      <w:rFonts w:ascii="Times New Roman" w:hAnsi="Times New Roman" w:cs="Times New Roman"/>
                      <w:b/>
                    </w:rPr>
                  </w:rPrChange>
                </w:rPr>
                <w:t>18.17%</w:t>
              </w:r>
            </w:ins>
          </w:p>
        </w:tc>
      </w:tr>
    </w:tbl>
    <w:tbl>
      <w:tblPr>
        <w:tblStyle w:val="TableGrid"/>
        <w:tblpPr w:leftFromText="180" w:rightFromText="180" w:vertAnchor="text" w:horzAnchor="page" w:tblpX="6549" w:tblpY="79"/>
        <w:tblW w:w="4839" w:type="dxa"/>
        <w:tblLook w:val="04A0" w:firstRow="1" w:lastRow="0" w:firstColumn="1" w:lastColumn="0" w:noHBand="0" w:noVBand="1"/>
      </w:tblPr>
      <w:tblGrid>
        <w:gridCol w:w="1469"/>
        <w:gridCol w:w="1685"/>
        <w:gridCol w:w="1685"/>
      </w:tblGrid>
      <w:tr w:rsidR="0021622F" w14:paraId="72B0D4E3" w14:textId="77777777" w:rsidTr="0021622F">
        <w:trPr>
          <w:ins w:id="1201" w:author="Juan Carlos Martinez Mori" w:date="2015-09-12T10:23:00Z"/>
        </w:trPr>
        <w:tc>
          <w:tcPr>
            <w:tcW w:w="4839" w:type="dxa"/>
            <w:gridSpan w:val="3"/>
          </w:tcPr>
          <w:p w14:paraId="47148B56" w14:textId="57A0634A" w:rsidR="0021622F" w:rsidRDefault="0021622F" w:rsidP="0021622F">
            <w:pPr>
              <w:jc w:val="center"/>
              <w:rPr>
                <w:ins w:id="1202" w:author="Juan Carlos Martinez Mori" w:date="2015-09-12T10:23:00Z"/>
                <w:rFonts w:ascii="Times New Roman" w:hAnsi="Times New Roman" w:cs="Times New Roman"/>
                <w:b/>
              </w:rPr>
            </w:pPr>
            <w:ins w:id="1203" w:author="Juan Carlos Martinez Mori" w:date="2015-09-12T10:23:00Z">
              <w:r>
                <w:rPr>
                  <w:rFonts w:ascii="Times New Roman" w:hAnsi="Times New Roman" w:cs="Times New Roman"/>
                  <w:b/>
                </w:rPr>
                <w:t>Peak Hours</w:t>
              </w:r>
            </w:ins>
            <w:ins w:id="1204" w:author="Juan Carlos Martinez Mori" w:date="2015-09-12T10:30:00Z">
              <w:r w:rsidR="00B0021C">
                <w:rPr>
                  <w:rFonts w:ascii="Times New Roman" w:hAnsi="Times New Roman" w:cs="Times New Roman"/>
                  <w:b/>
                </w:rPr>
                <w:t xml:space="preserve"> Missing Data</w:t>
              </w:r>
            </w:ins>
          </w:p>
          <w:p w14:paraId="7A3231E3" w14:textId="77777777" w:rsidR="0021622F" w:rsidRDefault="0021622F" w:rsidP="0021622F">
            <w:pPr>
              <w:jc w:val="center"/>
              <w:rPr>
                <w:ins w:id="1205" w:author="Juan Carlos Martinez Mori" w:date="2015-09-12T10:23:00Z"/>
                <w:rFonts w:ascii="Times New Roman" w:hAnsi="Times New Roman" w:cs="Times New Roman"/>
                <w:b/>
              </w:rPr>
            </w:pPr>
            <w:ins w:id="1206" w:author="Juan Carlos Martinez Mori" w:date="2015-09-12T10:23:00Z">
              <w:r>
                <w:rPr>
                  <w:rFonts w:ascii="Times New Roman" w:hAnsi="Times New Roman" w:cs="Times New Roman"/>
                  <w:b/>
                </w:rPr>
                <w:t>November 2014</w:t>
              </w:r>
            </w:ins>
          </w:p>
        </w:tc>
      </w:tr>
      <w:tr w:rsidR="0021622F" w14:paraId="0BCE7F78" w14:textId="77777777" w:rsidTr="0021622F">
        <w:trPr>
          <w:ins w:id="1207" w:author="Juan Carlos Martinez Mori" w:date="2015-09-12T10:23:00Z"/>
        </w:trPr>
        <w:tc>
          <w:tcPr>
            <w:tcW w:w="1469" w:type="dxa"/>
          </w:tcPr>
          <w:p w14:paraId="04E3F963" w14:textId="77777777" w:rsidR="0021622F" w:rsidRDefault="0021622F" w:rsidP="0021622F">
            <w:pPr>
              <w:jc w:val="center"/>
              <w:rPr>
                <w:ins w:id="1208" w:author="Juan Carlos Martinez Mori" w:date="2015-09-12T10:23:00Z"/>
                <w:rFonts w:ascii="Times New Roman" w:hAnsi="Times New Roman" w:cs="Times New Roman"/>
                <w:b/>
              </w:rPr>
            </w:pPr>
            <w:ins w:id="1209" w:author="Juan Carlos Martinez Mori" w:date="2015-09-12T10:23:00Z">
              <w:r>
                <w:rPr>
                  <w:rFonts w:ascii="Times New Roman" w:hAnsi="Times New Roman" w:cs="Times New Roman"/>
                  <w:b/>
                </w:rPr>
                <w:t>Direction</w:t>
              </w:r>
            </w:ins>
          </w:p>
        </w:tc>
        <w:tc>
          <w:tcPr>
            <w:tcW w:w="1685" w:type="dxa"/>
          </w:tcPr>
          <w:p w14:paraId="38E2F440" w14:textId="77777777" w:rsidR="0021622F" w:rsidRDefault="0021622F" w:rsidP="0021622F">
            <w:pPr>
              <w:jc w:val="center"/>
              <w:rPr>
                <w:ins w:id="1210" w:author="Juan Carlos Martinez Mori" w:date="2015-09-12T10:23:00Z"/>
                <w:rFonts w:ascii="Times New Roman" w:hAnsi="Times New Roman" w:cs="Times New Roman"/>
                <w:b/>
              </w:rPr>
            </w:pPr>
            <w:ins w:id="1211" w:author="Juan Carlos Martinez Mori" w:date="2015-09-12T10:23:00Z">
              <w:r>
                <w:rPr>
                  <w:rFonts w:ascii="Times New Roman" w:hAnsi="Times New Roman" w:cs="Times New Roman"/>
                  <w:b/>
                </w:rPr>
                <w:t>Missing Speeds</w:t>
              </w:r>
            </w:ins>
          </w:p>
        </w:tc>
        <w:tc>
          <w:tcPr>
            <w:tcW w:w="1685" w:type="dxa"/>
          </w:tcPr>
          <w:p w14:paraId="75C1184F" w14:textId="77777777" w:rsidR="0021622F" w:rsidRDefault="0021622F" w:rsidP="0021622F">
            <w:pPr>
              <w:jc w:val="center"/>
              <w:rPr>
                <w:ins w:id="1212" w:author="Juan Carlos Martinez Mori" w:date="2015-09-12T10:23:00Z"/>
                <w:rFonts w:ascii="Times New Roman" w:hAnsi="Times New Roman" w:cs="Times New Roman"/>
                <w:b/>
              </w:rPr>
            </w:pPr>
            <w:ins w:id="1213" w:author="Juan Carlos Martinez Mori" w:date="2015-09-12T10:23:00Z">
              <w:r>
                <w:rPr>
                  <w:rFonts w:ascii="Times New Roman" w:hAnsi="Times New Roman" w:cs="Times New Roman"/>
                  <w:b/>
                </w:rPr>
                <w:t>Missing Counts</w:t>
              </w:r>
            </w:ins>
          </w:p>
        </w:tc>
      </w:tr>
      <w:tr w:rsidR="0021622F" w14:paraId="05B4EC8E" w14:textId="77777777" w:rsidTr="0021622F">
        <w:trPr>
          <w:ins w:id="1214" w:author="Juan Carlos Martinez Mori" w:date="2015-09-12T10:23:00Z"/>
        </w:trPr>
        <w:tc>
          <w:tcPr>
            <w:tcW w:w="1469" w:type="dxa"/>
          </w:tcPr>
          <w:p w14:paraId="0BFCE04F" w14:textId="77777777" w:rsidR="0021622F" w:rsidRDefault="0021622F">
            <w:pPr>
              <w:rPr>
                <w:ins w:id="1215" w:author="Juan Carlos Martinez Mori" w:date="2015-09-12T10:23:00Z"/>
                <w:rFonts w:ascii="Times New Roman" w:hAnsi="Times New Roman" w:cs="Times New Roman"/>
                <w:b/>
              </w:rPr>
              <w:pPrChange w:id="1216" w:author="Juan Carlos Martinez Mori" w:date="2015-09-12T10:52:00Z">
                <w:pPr>
                  <w:framePr w:hSpace="180" w:wrap="around" w:vAnchor="text" w:hAnchor="page" w:x="6549" w:y="79"/>
                  <w:jc w:val="center"/>
                </w:pPr>
              </w:pPrChange>
            </w:pPr>
            <w:ins w:id="1217" w:author="Juan Carlos Martinez Mori" w:date="2015-09-12T10:23:00Z">
              <w:r>
                <w:rPr>
                  <w:rFonts w:ascii="Times New Roman" w:hAnsi="Times New Roman" w:cs="Times New Roman"/>
                  <w:b/>
                </w:rPr>
                <w:t>South Bound</w:t>
              </w:r>
            </w:ins>
          </w:p>
        </w:tc>
        <w:tc>
          <w:tcPr>
            <w:tcW w:w="1685" w:type="dxa"/>
          </w:tcPr>
          <w:p w14:paraId="7F35F5A3" w14:textId="7162B025" w:rsidR="0021622F" w:rsidRPr="00A27DEE" w:rsidRDefault="0095123A" w:rsidP="0021622F">
            <w:pPr>
              <w:jc w:val="center"/>
              <w:rPr>
                <w:ins w:id="1218" w:author="Juan Carlos Martinez Mori" w:date="2015-09-12T10:23:00Z"/>
                <w:rFonts w:ascii="Times New Roman" w:hAnsi="Times New Roman" w:cs="Times New Roman"/>
                <w:rPrChange w:id="1219" w:author="Juan Carlos Martinez Mori" w:date="2015-09-13T18:09:00Z">
                  <w:rPr>
                    <w:ins w:id="1220" w:author="Juan Carlos Martinez Mori" w:date="2015-09-12T10:23:00Z"/>
                    <w:rFonts w:ascii="Times New Roman" w:hAnsi="Times New Roman" w:cs="Times New Roman"/>
                    <w:b/>
                  </w:rPr>
                </w:rPrChange>
              </w:rPr>
            </w:pPr>
            <w:ins w:id="1221" w:author="Juan Carlos Martinez Mori" w:date="2015-09-13T13:17:00Z">
              <w:r w:rsidRPr="00A27DEE">
                <w:rPr>
                  <w:rFonts w:ascii="Times New Roman" w:hAnsi="Times New Roman" w:cs="Times New Roman"/>
                  <w:rPrChange w:id="1222" w:author="Juan Carlos Martinez Mori" w:date="2015-09-13T18:09:00Z">
                    <w:rPr>
                      <w:rFonts w:ascii="Times New Roman" w:hAnsi="Times New Roman" w:cs="Times New Roman"/>
                      <w:b/>
                    </w:rPr>
                  </w:rPrChange>
                </w:rPr>
                <w:t>4.73%</w:t>
              </w:r>
            </w:ins>
          </w:p>
        </w:tc>
        <w:tc>
          <w:tcPr>
            <w:tcW w:w="1685" w:type="dxa"/>
          </w:tcPr>
          <w:p w14:paraId="541D5E3B" w14:textId="0E72E9D4" w:rsidR="0021622F" w:rsidRPr="00A27DEE" w:rsidRDefault="00C40929" w:rsidP="0021622F">
            <w:pPr>
              <w:jc w:val="center"/>
              <w:rPr>
                <w:ins w:id="1223" w:author="Juan Carlos Martinez Mori" w:date="2015-09-12T10:23:00Z"/>
                <w:rFonts w:ascii="Times New Roman" w:hAnsi="Times New Roman" w:cs="Times New Roman"/>
                <w:rPrChange w:id="1224" w:author="Juan Carlos Martinez Mori" w:date="2015-09-13T18:09:00Z">
                  <w:rPr>
                    <w:ins w:id="1225" w:author="Juan Carlos Martinez Mori" w:date="2015-09-12T10:23:00Z"/>
                    <w:rFonts w:ascii="Times New Roman" w:hAnsi="Times New Roman" w:cs="Times New Roman"/>
                    <w:b/>
                  </w:rPr>
                </w:rPrChange>
              </w:rPr>
            </w:pPr>
            <w:ins w:id="1226" w:author="Juan Carlos Martinez Mori" w:date="2015-09-13T17:54:00Z">
              <w:r w:rsidRPr="00A27DEE">
                <w:rPr>
                  <w:rFonts w:ascii="Times New Roman" w:hAnsi="Times New Roman" w:cs="Times New Roman"/>
                  <w:rPrChange w:id="1227" w:author="Juan Carlos Martinez Mori" w:date="2015-09-13T18:09:00Z">
                    <w:rPr>
                      <w:rFonts w:ascii="Times New Roman" w:hAnsi="Times New Roman" w:cs="Times New Roman"/>
                      <w:b/>
                    </w:rPr>
                  </w:rPrChange>
                </w:rPr>
                <w:t>4.73%</w:t>
              </w:r>
            </w:ins>
          </w:p>
        </w:tc>
      </w:tr>
      <w:tr w:rsidR="0021622F" w14:paraId="01C425A5" w14:textId="77777777" w:rsidTr="0021622F">
        <w:trPr>
          <w:ins w:id="1228" w:author="Juan Carlos Martinez Mori" w:date="2015-09-12T10:23:00Z"/>
        </w:trPr>
        <w:tc>
          <w:tcPr>
            <w:tcW w:w="1469" w:type="dxa"/>
          </w:tcPr>
          <w:p w14:paraId="08E3C560" w14:textId="77777777" w:rsidR="0021622F" w:rsidRDefault="0021622F">
            <w:pPr>
              <w:rPr>
                <w:ins w:id="1229" w:author="Juan Carlos Martinez Mori" w:date="2015-09-12T10:23:00Z"/>
                <w:rFonts w:ascii="Times New Roman" w:hAnsi="Times New Roman" w:cs="Times New Roman"/>
                <w:b/>
              </w:rPr>
              <w:pPrChange w:id="1230" w:author="Juan Carlos Martinez Mori" w:date="2015-09-12T10:52:00Z">
                <w:pPr>
                  <w:framePr w:hSpace="180" w:wrap="around" w:vAnchor="text" w:hAnchor="page" w:x="6549" w:y="79"/>
                  <w:jc w:val="center"/>
                </w:pPr>
              </w:pPrChange>
            </w:pPr>
            <w:ins w:id="1231" w:author="Juan Carlos Martinez Mori" w:date="2015-09-12T10:23:00Z">
              <w:r>
                <w:rPr>
                  <w:rFonts w:ascii="Times New Roman" w:hAnsi="Times New Roman" w:cs="Times New Roman"/>
                  <w:b/>
                </w:rPr>
                <w:t>East Bound</w:t>
              </w:r>
            </w:ins>
          </w:p>
        </w:tc>
        <w:tc>
          <w:tcPr>
            <w:tcW w:w="1685" w:type="dxa"/>
          </w:tcPr>
          <w:p w14:paraId="2517B9C9" w14:textId="59E8E300" w:rsidR="0021622F" w:rsidRPr="00A27DEE" w:rsidRDefault="00B23AAA" w:rsidP="0021622F">
            <w:pPr>
              <w:jc w:val="center"/>
              <w:rPr>
                <w:ins w:id="1232" w:author="Juan Carlos Martinez Mori" w:date="2015-09-12T10:23:00Z"/>
                <w:rFonts w:ascii="Times New Roman" w:hAnsi="Times New Roman" w:cs="Times New Roman"/>
                <w:rPrChange w:id="1233" w:author="Juan Carlos Martinez Mori" w:date="2015-09-13T18:09:00Z">
                  <w:rPr>
                    <w:ins w:id="1234" w:author="Juan Carlos Martinez Mori" w:date="2015-09-12T10:23:00Z"/>
                    <w:rFonts w:ascii="Times New Roman" w:hAnsi="Times New Roman" w:cs="Times New Roman"/>
                    <w:b/>
                  </w:rPr>
                </w:rPrChange>
              </w:rPr>
            </w:pPr>
            <w:ins w:id="1235" w:author="Juan Carlos Martinez Mori" w:date="2015-09-13T15:56:00Z">
              <w:r w:rsidRPr="00A27DEE">
                <w:rPr>
                  <w:rFonts w:ascii="Times New Roman" w:hAnsi="Times New Roman" w:cs="Times New Roman"/>
                  <w:rPrChange w:id="1236" w:author="Juan Carlos Martinez Mori" w:date="2015-09-13T18:09:00Z">
                    <w:rPr>
                      <w:rFonts w:ascii="Times New Roman" w:hAnsi="Times New Roman" w:cs="Times New Roman"/>
                      <w:b/>
                    </w:rPr>
                  </w:rPrChange>
                </w:rPr>
                <w:t>1.17%</w:t>
              </w:r>
            </w:ins>
          </w:p>
        </w:tc>
        <w:tc>
          <w:tcPr>
            <w:tcW w:w="1685" w:type="dxa"/>
          </w:tcPr>
          <w:p w14:paraId="1A3F198E" w14:textId="631C6BAD" w:rsidR="0021622F" w:rsidRPr="00A27DEE" w:rsidRDefault="00D84557" w:rsidP="0021622F">
            <w:pPr>
              <w:jc w:val="center"/>
              <w:rPr>
                <w:ins w:id="1237" w:author="Juan Carlos Martinez Mori" w:date="2015-09-12T10:23:00Z"/>
                <w:rFonts w:ascii="Times New Roman" w:hAnsi="Times New Roman" w:cs="Times New Roman"/>
                <w:rPrChange w:id="1238" w:author="Juan Carlos Martinez Mori" w:date="2015-09-13T18:09:00Z">
                  <w:rPr>
                    <w:ins w:id="1239" w:author="Juan Carlos Martinez Mori" w:date="2015-09-12T10:23:00Z"/>
                    <w:rFonts w:ascii="Times New Roman" w:hAnsi="Times New Roman" w:cs="Times New Roman"/>
                    <w:b/>
                  </w:rPr>
                </w:rPrChange>
              </w:rPr>
            </w:pPr>
            <w:ins w:id="1240" w:author="Juan Carlos Martinez Mori" w:date="2015-09-13T16:48:00Z">
              <w:r w:rsidRPr="00A27DEE">
                <w:rPr>
                  <w:rFonts w:ascii="Times New Roman" w:hAnsi="Times New Roman" w:cs="Times New Roman"/>
                  <w:rPrChange w:id="1241" w:author="Juan Carlos Martinez Mori" w:date="2015-09-13T18:09:00Z">
                    <w:rPr>
                      <w:rFonts w:ascii="Times New Roman" w:hAnsi="Times New Roman" w:cs="Times New Roman"/>
                      <w:b/>
                    </w:rPr>
                  </w:rPrChange>
                </w:rPr>
                <w:t>1.31%</w:t>
              </w:r>
            </w:ins>
          </w:p>
        </w:tc>
      </w:tr>
      <w:tr w:rsidR="0021622F" w14:paraId="76409E53" w14:textId="77777777" w:rsidTr="0021622F">
        <w:trPr>
          <w:ins w:id="1242" w:author="Juan Carlos Martinez Mori" w:date="2015-09-12T10:23:00Z"/>
        </w:trPr>
        <w:tc>
          <w:tcPr>
            <w:tcW w:w="1469" w:type="dxa"/>
          </w:tcPr>
          <w:p w14:paraId="5CE4E23D" w14:textId="77777777" w:rsidR="0021622F" w:rsidRDefault="0021622F">
            <w:pPr>
              <w:rPr>
                <w:ins w:id="1243" w:author="Juan Carlos Martinez Mori" w:date="2015-09-12T10:23:00Z"/>
                <w:rFonts w:ascii="Times New Roman" w:hAnsi="Times New Roman" w:cs="Times New Roman"/>
                <w:b/>
              </w:rPr>
              <w:pPrChange w:id="1244" w:author="Juan Carlos Martinez Mori" w:date="2015-09-12T10:52:00Z">
                <w:pPr>
                  <w:framePr w:hSpace="180" w:wrap="around" w:vAnchor="text" w:hAnchor="page" w:x="6549" w:y="79"/>
                  <w:jc w:val="center"/>
                </w:pPr>
              </w:pPrChange>
            </w:pPr>
            <w:ins w:id="1245" w:author="Juan Carlos Martinez Mori" w:date="2015-09-12T10:23:00Z">
              <w:r>
                <w:rPr>
                  <w:rFonts w:ascii="Times New Roman" w:hAnsi="Times New Roman" w:cs="Times New Roman"/>
                  <w:b/>
                </w:rPr>
                <w:t>North Bound</w:t>
              </w:r>
            </w:ins>
          </w:p>
        </w:tc>
        <w:tc>
          <w:tcPr>
            <w:tcW w:w="1685" w:type="dxa"/>
          </w:tcPr>
          <w:p w14:paraId="53C819F3" w14:textId="46B2546F" w:rsidR="0021622F" w:rsidRPr="00A27DEE" w:rsidRDefault="00B40786" w:rsidP="0021622F">
            <w:pPr>
              <w:jc w:val="center"/>
              <w:rPr>
                <w:ins w:id="1246" w:author="Juan Carlos Martinez Mori" w:date="2015-09-12T10:23:00Z"/>
                <w:rFonts w:ascii="Times New Roman" w:hAnsi="Times New Roman" w:cs="Times New Roman"/>
                <w:rPrChange w:id="1247" w:author="Juan Carlos Martinez Mori" w:date="2015-09-13T18:09:00Z">
                  <w:rPr>
                    <w:ins w:id="1248" w:author="Juan Carlos Martinez Mori" w:date="2015-09-12T10:23:00Z"/>
                    <w:rFonts w:ascii="Times New Roman" w:hAnsi="Times New Roman" w:cs="Times New Roman"/>
                    <w:b/>
                  </w:rPr>
                </w:rPrChange>
              </w:rPr>
            </w:pPr>
            <w:ins w:id="1249" w:author="Juan Carlos Martinez Mori" w:date="2015-09-13T15:34:00Z">
              <w:r w:rsidRPr="00A27DEE">
                <w:rPr>
                  <w:rFonts w:ascii="Times New Roman" w:hAnsi="Times New Roman" w:cs="Times New Roman"/>
                  <w:rPrChange w:id="1250" w:author="Juan Carlos Martinez Mori" w:date="2015-09-13T18:09:00Z">
                    <w:rPr>
                      <w:rFonts w:ascii="Times New Roman" w:hAnsi="Times New Roman" w:cs="Times New Roman"/>
                      <w:b/>
                    </w:rPr>
                  </w:rPrChange>
                </w:rPr>
                <w:t>1.03%</w:t>
              </w:r>
            </w:ins>
          </w:p>
        </w:tc>
        <w:tc>
          <w:tcPr>
            <w:tcW w:w="1685" w:type="dxa"/>
          </w:tcPr>
          <w:p w14:paraId="3E985D50" w14:textId="672BD869" w:rsidR="0021622F" w:rsidRPr="00A27DEE" w:rsidRDefault="00A27DEE" w:rsidP="0021622F">
            <w:pPr>
              <w:jc w:val="center"/>
              <w:rPr>
                <w:ins w:id="1251" w:author="Juan Carlos Martinez Mori" w:date="2015-09-12T10:23:00Z"/>
                <w:rFonts w:ascii="Times New Roman" w:hAnsi="Times New Roman" w:cs="Times New Roman"/>
                <w:rPrChange w:id="1252" w:author="Juan Carlos Martinez Mori" w:date="2015-09-13T18:09:00Z">
                  <w:rPr>
                    <w:ins w:id="1253" w:author="Juan Carlos Martinez Mori" w:date="2015-09-12T10:23:00Z"/>
                    <w:rFonts w:ascii="Times New Roman" w:hAnsi="Times New Roman" w:cs="Times New Roman"/>
                    <w:b/>
                  </w:rPr>
                </w:rPrChange>
              </w:rPr>
            </w:pPr>
            <w:ins w:id="1254" w:author="Juan Carlos Martinez Mori" w:date="2015-09-13T18:09:00Z">
              <w:r w:rsidRPr="00A27DEE">
                <w:rPr>
                  <w:rFonts w:ascii="Times New Roman" w:hAnsi="Times New Roman" w:cs="Times New Roman"/>
                  <w:rPrChange w:id="1255" w:author="Juan Carlos Martinez Mori" w:date="2015-09-13T18:09:00Z">
                    <w:rPr>
                      <w:rFonts w:ascii="Times New Roman" w:hAnsi="Times New Roman" w:cs="Times New Roman"/>
                      <w:b/>
                    </w:rPr>
                  </w:rPrChange>
                </w:rPr>
                <w:t>1.60%</w:t>
              </w:r>
            </w:ins>
          </w:p>
        </w:tc>
      </w:tr>
      <w:tr w:rsidR="0021622F" w14:paraId="26E18A6E" w14:textId="77777777" w:rsidTr="0021622F">
        <w:trPr>
          <w:ins w:id="1256" w:author="Juan Carlos Martinez Mori" w:date="2015-09-12T10:23:00Z"/>
        </w:trPr>
        <w:tc>
          <w:tcPr>
            <w:tcW w:w="1469" w:type="dxa"/>
          </w:tcPr>
          <w:p w14:paraId="2806D54F" w14:textId="77777777" w:rsidR="0021622F" w:rsidRDefault="0021622F" w:rsidP="0021622F">
            <w:pPr>
              <w:jc w:val="center"/>
              <w:rPr>
                <w:ins w:id="1257" w:author="Juan Carlos Martinez Mori" w:date="2015-09-12T10:23:00Z"/>
                <w:rFonts w:ascii="Times New Roman" w:hAnsi="Times New Roman" w:cs="Times New Roman"/>
                <w:b/>
              </w:rPr>
            </w:pPr>
            <w:bookmarkStart w:id="1258" w:name="_GoBack" w:colFirst="1" w:colLast="2"/>
            <w:ins w:id="1259" w:author="Juan Carlos Martinez Mori" w:date="2015-09-12T10:23:00Z">
              <w:r>
                <w:rPr>
                  <w:rFonts w:ascii="Times New Roman" w:hAnsi="Times New Roman" w:cs="Times New Roman"/>
                  <w:b/>
                </w:rPr>
                <w:t>Average</w:t>
              </w:r>
            </w:ins>
          </w:p>
        </w:tc>
        <w:tc>
          <w:tcPr>
            <w:tcW w:w="1685" w:type="dxa"/>
          </w:tcPr>
          <w:p w14:paraId="2931F49E" w14:textId="5DAF5869" w:rsidR="0021622F" w:rsidRPr="009A33FC" w:rsidRDefault="00A27DEE" w:rsidP="0021622F">
            <w:pPr>
              <w:jc w:val="center"/>
              <w:rPr>
                <w:ins w:id="1260" w:author="Juan Carlos Martinez Mori" w:date="2015-09-12T10:23:00Z"/>
                <w:rFonts w:ascii="Times New Roman" w:hAnsi="Times New Roman" w:cs="Times New Roman"/>
                <w:rPrChange w:id="1261" w:author="Juan Carlos Martinez Mori" w:date="2015-09-13T18:14:00Z">
                  <w:rPr>
                    <w:ins w:id="1262" w:author="Juan Carlos Martinez Mori" w:date="2015-09-12T10:23:00Z"/>
                    <w:rFonts w:ascii="Times New Roman" w:hAnsi="Times New Roman" w:cs="Times New Roman"/>
                    <w:b/>
                  </w:rPr>
                </w:rPrChange>
              </w:rPr>
            </w:pPr>
            <w:ins w:id="1263" w:author="Juan Carlos Martinez Mori" w:date="2015-09-13T18:13:00Z">
              <w:r w:rsidRPr="009A33FC">
                <w:rPr>
                  <w:rFonts w:ascii="Times New Roman" w:hAnsi="Times New Roman" w:cs="Times New Roman"/>
                  <w:rPrChange w:id="1264" w:author="Juan Carlos Martinez Mori" w:date="2015-09-13T18:14:00Z">
                    <w:rPr>
                      <w:rFonts w:ascii="Times New Roman" w:hAnsi="Times New Roman" w:cs="Times New Roman"/>
                      <w:b/>
                    </w:rPr>
                  </w:rPrChange>
                </w:rPr>
                <w:t>2.31%</w:t>
              </w:r>
            </w:ins>
          </w:p>
        </w:tc>
        <w:tc>
          <w:tcPr>
            <w:tcW w:w="1685" w:type="dxa"/>
          </w:tcPr>
          <w:p w14:paraId="7C821EB9" w14:textId="7868D40C" w:rsidR="0021622F" w:rsidRPr="009A33FC" w:rsidRDefault="009A33FC" w:rsidP="0021622F">
            <w:pPr>
              <w:jc w:val="center"/>
              <w:rPr>
                <w:ins w:id="1265" w:author="Juan Carlos Martinez Mori" w:date="2015-09-12T10:23:00Z"/>
                <w:rFonts w:ascii="Times New Roman" w:hAnsi="Times New Roman" w:cs="Times New Roman"/>
                <w:rPrChange w:id="1266" w:author="Juan Carlos Martinez Mori" w:date="2015-09-13T18:14:00Z">
                  <w:rPr>
                    <w:ins w:id="1267" w:author="Juan Carlos Martinez Mori" w:date="2015-09-12T10:23:00Z"/>
                    <w:rFonts w:ascii="Times New Roman" w:hAnsi="Times New Roman" w:cs="Times New Roman"/>
                    <w:b/>
                  </w:rPr>
                </w:rPrChange>
              </w:rPr>
            </w:pPr>
            <w:ins w:id="1268" w:author="Juan Carlos Martinez Mori" w:date="2015-09-13T18:14:00Z">
              <w:r w:rsidRPr="009A33FC">
                <w:rPr>
                  <w:rFonts w:ascii="Times New Roman" w:hAnsi="Times New Roman" w:cs="Times New Roman"/>
                  <w:rPrChange w:id="1269" w:author="Juan Carlos Martinez Mori" w:date="2015-09-13T18:14:00Z">
                    <w:rPr>
                      <w:rFonts w:ascii="Times New Roman" w:hAnsi="Times New Roman" w:cs="Times New Roman"/>
                      <w:b/>
                    </w:rPr>
                  </w:rPrChange>
                </w:rPr>
                <w:t>2.55%</w:t>
              </w:r>
            </w:ins>
          </w:p>
        </w:tc>
      </w:tr>
      <w:bookmarkEnd w:id="1258"/>
    </w:tbl>
    <w:p w14:paraId="012D1884" w14:textId="192EC3BD" w:rsidR="0021622F" w:rsidRDefault="0021622F">
      <w:pPr>
        <w:jc w:val="both"/>
        <w:rPr>
          <w:ins w:id="1270" w:author="Juan Carlos Martinez Mori" w:date="2015-09-13T18:10:00Z"/>
          <w:rFonts w:ascii="Times New Roman" w:hAnsi="Times New Roman" w:cs="Times New Roman"/>
          <w:b/>
        </w:rPr>
        <w:pPrChange w:id="1271" w:author="Juan Carlos Martinez Mori" w:date="2015-09-12T10:23:00Z">
          <w:pPr>
            <w:ind w:left="360"/>
            <w:jc w:val="both"/>
          </w:pPr>
        </w:pPrChange>
      </w:pPr>
    </w:p>
    <w:p w14:paraId="3FE4112D" w14:textId="6FE3E3D6" w:rsidR="00A27DEE" w:rsidRPr="00A27DEE" w:rsidRDefault="00A27DEE">
      <w:pPr>
        <w:jc w:val="both"/>
        <w:rPr>
          <w:ins w:id="1272" w:author="Juan Carlos Martinez Mori" w:date="2015-09-12T10:22:00Z"/>
          <w:rFonts w:ascii="Times New Roman" w:hAnsi="Times New Roman" w:cs="Times New Roman"/>
          <w:rPrChange w:id="1273" w:author="Juan Carlos Martinez Mori" w:date="2015-09-13T18:10:00Z">
            <w:rPr>
              <w:ins w:id="1274" w:author="Juan Carlos Martinez Mori" w:date="2015-09-12T10:22:00Z"/>
              <w:rFonts w:ascii="Times New Roman" w:hAnsi="Times New Roman" w:cs="Times New Roman"/>
              <w:b/>
            </w:rPr>
          </w:rPrChange>
        </w:rPr>
        <w:pPrChange w:id="1275" w:author="Juan Carlos Martinez Mori" w:date="2015-09-12T10:23:00Z">
          <w:pPr>
            <w:ind w:left="360"/>
            <w:jc w:val="both"/>
          </w:pPr>
        </w:pPrChange>
      </w:pPr>
      <w:ins w:id="1276" w:author="Juan Carlos Martinez Mori" w:date="2015-09-13T18:10:00Z">
        <w:r w:rsidRPr="00A27DEE">
          <w:rPr>
            <w:rFonts w:ascii="Times New Roman" w:hAnsi="Times New Roman" w:cs="Times New Roman"/>
            <w:rPrChange w:id="1277" w:author="Juan Carlos Martinez Mori" w:date="2015-09-13T18:10:00Z">
              <w:rPr>
                <w:rFonts w:ascii="Times New Roman" w:hAnsi="Times New Roman" w:cs="Times New Roman"/>
                <w:b/>
              </w:rPr>
            </w:rPrChange>
          </w:rPr>
          <w:t>Note:</w:t>
        </w:r>
        <w:r>
          <w:rPr>
            <w:rFonts w:ascii="Times New Roman" w:hAnsi="Times New Roman" w:cs="Times New Roman"/>
          </w:rPr>
          <w:t xml:space="preserve"> The missing counts section of this table does not consider sensors NB1, NB3, NB4</w:t>
        </w:r>
      </w:ins>
      <w:ins w:id="1278" w:author="Juan Carlos Martinez Mori" w:date="2015-09-13T18:11:00Z">
        <w:r>
          <w:rPr>
            <w:rFonts w:ascii="Times New Roman" w:hAnsi="Times New Roman" w:cs="Times New Roman"/>
          </w:rPr>
          <w:t xml:space="preserve"> and EB2, since they did not report any count readings.</w:t>
        </w:r>
      </w:ins>
    </w:p>
    <w:p w14:paraId="2622A2E9" w14:textId="05DCB04F" w:rsidR="0021622F" w:rsidRPr="00A27DEE" w:rsidRDefault="0021622F" w:rsidP="00A27DEE">
      <w:pPr>
        <w:jc w:val="both"/>
        <w:rPr>
          <w:ins w:id="1279" w:author="Juan Carlos Martinez Mori" w:date="2015-09-12T10:18:00Z"/>
          <w:rFonts w:ascii="Times New Roman" w:hAnsi="Times New Roman" w:cs="Times New Roman"/>
          <w:rPrChange w:id="1280" w:author="Juan Carlos Martinez Mori" w:date="2015-09-13T18:10:00Z">
            <w:rPr>
              <w:ins w:id="1281" w:author="Juan Carlos Martinez Mori" w:date="2015-09-12T10:18:00Z"/>
              <w:rFonts w:ascii="Times New Roman" w:hAnsi="Times New Roman" w:cs="Times New Roman"/>
              <w:b/>
            </w:rPr>
          </w:rPrChange>
        </w:rPr>
        <w:sectPr w:rsidR="0021622F" w:rsidRPr="00A27DEE" w:rsidSect="0021622F">
          <w:type w:val="continuous"/>
          <w:pgSz w:w="12240" w:h="15840"/>
          <w:pgMar w:top="1440" w:right="1440" w:bottom="1440" w:left="1440" w:header="720" w:footer="720" w:gutter="0"/>
          <w:cols w:num="2" w:space="720"/>
          <w:docGrid w:linePitch="360"/>
          <w:sectPrChange w:id="1282" w:author="Juan Carlos Martinez Mori" w:date="2015-09-12T10:22:00Z">
            <w:sectPr w:rsidR="0021622F" w:rsidRPr="00A27DEE" w:rsidSect="0021622F">
              <w:pgMar w:top="1440" w:right="1440" w:bottom="1440" w:left="1440" w:header="720" w:footer="720" w:gutter="0"/>
              <w:cols w:num="1"/>
            </w:sectPr>
          </w:sectPrChange>
        </w:sectPr>
        <w:pPrChange w:id="1283" w:author="Juan Carlos Martinez Mori" w:date="2015-09-13T18:10:00Z">
          <w:pPr>
            <w:ind w:left="360"/>
            <w:jc w:val="both"/>
          </w:pPr>
        </w:pPrChange>
      </w:pPr>
    </w:p>
    <w:p w14:paraId="4B75A028" w14:textId="0217D8B0" w:rsidR="00C92341" w:rsidRDefault="00C92341">
      <w:pPr>
        <w:jc w:val="both"/>
        <w:rPr>
          <w:ins w:id="1284" w:author="Juan Carlos Martinez Mori" w:date="2015-09-12T10:17:00Z"/>
          <w:rFonts w:ascii="Times New Roman" w:hAnsi="Times New Roman" w:cs="Times New Roman"/>
          <w:b/>
        </w:rPr>
        <w:pPrChange w:id="1285" w:author="Juan Carlos Martinez Mori" w:date="2015-09-12T10:19:00Z">
          <w:pPr>
            <w:ind w:left="360"/>
            <w:jc w:val="both"/>
          </w:pPr>
        </w:pPrChange>
      </w:pPr>
    </w:p>
    <w:p w14:paraId="1142D655" w14:textId="77777777" w:rsidR="00C92341" w:rsidRDefault="00C92341" w:rsidP="00E66978">
      <w:pPr>
        <w:ind w:left="360"/>
        <w:jc w:val="both"/>
        <w:rPr>
          <w:ins w:id="1286" w:author="Juan Carlos Martinez Mori" w:date="2015-09-12T10:18:00Z"/>
          <w:rFonts w:ascii="Times New Roman" w:hAnsi="Times New Roman" w:cs="Times New Roman"/>
          <w:b/>
        </w:rPr>
        <w:sectPr w:rsidR="00C92341" w:rsidSect="00C92341">
          <w:type w:val="continuous"/>
          <w:pgSz w:w="12240" w:h="15840"/>
          <w:pgMar w:top="1440" w:right="1440" w:bottom="1440" w:left="1440" w:header="720" w:footer="720" w:gutter="0"/>
          <w:cols w:num="2" w:space="720"/>
          <w:docGrid w:linePitch="360"/>
          <w:sectPrChange w:id="1287" w:author="Juan Carlos Martinez Mori" w:date="2015-09-12T10:18:00Z">
            <w:sectPr w:rsidR="00C92341" w:rsidSect="00C92341">
              <w:pgMar w:top="1440" w:right="1440" w:bottom="1440" w:left="1440" w:header="720" w:footer="720" w:gutter="0"/>
              <w:cols w:num="1"/>
            </w:sectPr>
          </w:sectPrChange>
        </w:sectPr>
      </w:pPr>
    </w:p>
    <w:p w14:paraId="2B30F3C3" w14:textId="2A3D6B1C" w:rsidR="00C92341" w:rsidRDefault="00C92341">
      <w:pPr>
        <w:ind w:left="360"/>
        <w:jc w:val="both"/>
        <w:rPr>
          <w:ins w:id="1288" w:author="Juan Carlos Martinez Mori" w:date="2015-09-11T18:27:00Z"/>
          <w:rFonts w:ascii="Times New Roman" w:hAnsi="Times New Roman" w:cs="Times New Roman"/>
          <w:b/>
        </w:rPr>
      </w:pPr>
    </w:p>
    <w:tbl>
      <w:tblPr>
        <w:tblStyle w:val="TableGrid"/>
        <w:tblW w:w="0" w:type="auto"/>
        <w:tblInd w:w="607" w:type="dxa"/>
        <w:tblLayout w:type="fixed"/>
        <w:tblLook w:val="04A0" w:firstRow="1" w:lastRow="0" w:firstColumn="1" w:lastColumn="0" w:noHBand="0" w:noVBand="1"/>
        <w:tblPrChange w:id="1289" w:author="Juan Carlos Martinez Mori" w:date="2015-09-12T10:14:00Z">
          <w:tblPr>
            <w:tblStyle w:val="TableGrid"/>
            <w:tblW w:w="0" w:type="auto"/>
            <w:tblInd w:w="360" w:type="dxa"/>
            <w:tblLook w:val="04A0" w:firstRow="1" w:lastRow="0" w:firstColumn="1" w:lastColumn="0" w:noHBand="0" w:noVBand="1"/>
          </w:tblPr>
        </w:tblPrChange>
      </w:tblPr>
      <w:tblGrid>
        <w:gridCol w:w="1008"/>
        <w:gridCol w:w="1685"/>
        <w:gridCol w:w="1685"/>
        <w:tblGridChange w:id="1290">
          <w:tblGrid>
            <w:gridCol w:w="2996"/>
            <w:gridCol w:w="2997"/>
            <w:gridCol w:w="2997"/>
          </w:tblGrid>
        </w:tblGridChange>
      </w:tblGrid>
      <w:tr w:rsidR="00E66978" w:rsidDel="00C92341" w14:paraId="03CCAF34" w14:textId="4747F69B" w:rsidTr="000F75AB">
        <w:trPr>
          <w:trHeight w:val="293"/>
          <w:ins w:id="1291" w:author="Juan Carlos Martinez Mori" w:date="2015-09-11T18:28:00Z"/>
          <w:del w:id="1292" w:author="Juan Carlos Martinez Mori" w:date="2015-09-12T10:18:00Z"/>
        </w:trPr>
        <w:tc>
          <w:tcPr>
            <w:tcW w:w="4378" w:type="dxa"/>
            <w:gridSpan w:val="3"/>
            <w:tcPrChange w:id="1293" w:author="Juan Carlos Martinez Mori" w:date="2015-09-12T10:14:00Z">
              <w:tcPr>
                <w:tcW w:w="8990" w:type="dxa"/>
                <w:gridSpan w:val="3"/>
              </w:tcPr>
            </w:tcPrChange>
          </w:tcPr>
          <w:p w14:paraId="4B0E6F32" w14:textId="339070E6" w:rsidR="00E66978" w:rsidDel="00C92341" w:rsidRDefault="00E66978">
            <w:pPr>
              <w:jc w:val="center"/>
              <w:rPr>
                <w:ins w:id="1294" w:author="Juan Carlos Martinez Mori" w:date="2015-09-11T18:28:00Z"/>
                <w:del w:id="1295" w:author="Juan Carlos Martinez Mori" w:date="2015-09-12T10:18:00Z"/>
                <w:rFonts w:ascii="Times New Roman" w:hAnsi="Times New Roman" w:cs="Times New Roman"/>
                <w:b/>
              </w:rPr>
              <w:pPrChange w:id="1296" w:author="Juan Carlos Martinez Mori" w:date="2015-09-11T18:33:00Z">
                <w:pPr>
                  <w:jc w:val="both"/>
                </w:pPr>
              </w:pPrChange>
            </w:pPr>
            <w:ins w:id="1297" w:author="Juan Carlos Martinez Mori" w:date="2015-09-11T18:29:00Z">
              <w:del w:id="1298" w:author="Juan Carlos Martinez Mori" w:date="2015-09-12T09:59:00Z">
                <w:r w:rsidDel="00894C96">
                  <w:rPr>
                    <w:rFonts w:ascii="Times New Roman" w:hAnsi="Times New Roman" w:cs="Times New Roman"/>
                    <w:b/>
                  </w:rPr>
                  <w:delText>I-57/I-64 |</w:delText>
                </w:r>
                <w:r w:rsidR="007B4DE7" w:rsidDel="00894C96">
                  <w:rPr>
                    <w:rFonts w:ascii="Times New Roman" w:hAnsi="Times New Roman" w:cs="Times New Roman"/>
                    <w:b/>
                  </w:rPr>
                  <w:delText xml:space="preserve"> </w:delText>
                </w:r>
              </w:del>
            </w:ins>
            <w:ins w:id="1299" w:author="Juan Carlos Martinez Mori" w:date="2015-09-11T19:23:00Z">
              <w:del w:id="1300" w:author="Juan Carlos Martinez Mori" w:date="2015-09-12T09:59:00Z">
                <w:r w:rsidR="007B4DE7" w:rsidDel="00894C96">
                  <w:rPr>
                    <w:rFonts w:ascii="Times New Roman" w:hAnsi="Times New Roman" w:cs="Times New Roman"/>
                    <w:b/>
                  </w:rPr>
                  <w:delText>12</w:delText>
                </w:r>
              </w:del>
            </w:ins>
            <w:ins w:id="1301" w:author="Juan Carlos Martinez Mori" w:date="2015-09-11T18:29:00Z">
              <w:del w:id="1302" w:author="Juan Carlos Martinez Mori" w:date="2015-09-12T09:59:00Z">
                <w:r w:rsidDel="00894C96">
                  <w:rPr>
                    <w:rFonts w:ascii="Times New Roman" w:hAnsi="Times New Roman" w:cs="Times New Roman"/>
                    <w:b/>
                  </w:rPr>
                  <w:delText>:</w:delText>
                </w:r>
                <w:r w:rsidR="007B4DE7" w:rsidDel="00894C96">
                  <w:rPr>
                    <w:rFonts w:ascii="Times New Roman" w:hAnsi="Times New Roman" w:cs="Times New Roman"/>
                    <w:b/>
                  </w:rPr>
                  <w:delText>00</w:delText>
                </w:r>
                <w:r w:rsidDel="00894C96">
                  <w:rPr>
                    <w:rFonts w:ascii="Times New Roman" w:hAnsi="Times New Roman" w:cs="Times New Roman"/>
                    <w:b/>
                  </w:rPr>
                  <w:delText xml:space="preserve"> –</w:delText>
                </w:r>
                <w:r w:rsidR="007B4DE7" w:rsidDel="00894C96">
                  <w:rPr>
                    <w:rFonts w:ascii="Times New Roman" w:hAnsi="Times New Roman" w:cs="Times New Roman"/>
                    <w:b/>
                  </w:rPr>
                  <w:delText xml:space="preserve"> 19</w:delText>
                </w:r>
                <w:r w:rsidDel="00894C96">
                  <w:rPr>
                    <w:rFonts w:ascii="Times New Roman" w:hAnsi="Times New Roman" w:cs="Times New Roman"/>
                    <w:b/>
                  </w:rPr>
                  <w:delText>:</w:delText>
                </w:r>
                <w:r w:rsidR="007B4DE7" w:rsidDel="00894C96">
                  <w:rPr>
                    <w:rFonts w:ascii="Times New Roman" w:hAnsi="Times New Roman" w:cs="Times New Roman"/>
                    <w:b/>
                  </w:rPr>
                  <w:delText>00</w:delText>
                </w:r>
              </w:del>
            </w:ins>
            <w:ins w:id="1303" w:author="Juan Carlos Martinez Mori" w:date="2015-09-11T19:23:00Z">
              <w:del w:id="1304" w:author="Juan Carlos Martinez Mori" w:date="2015-09-12T09:59:00Z">
                <w:r w:rsidR="00367D6D" w:rsidDel="00894C96">
                  <w:rPr>
                    <w:rFonts w:ascii="Times New Roman" w:hAnsi="Times New Roman" w:cs="Times New Roman"/>
                    <w:b/>
                  </w:rPr>
                  <w:delText xml:space="preserve"> </w:delText>
                </w:r>
              </w:del>
              <w:del w:id="1305" w:author="Juan Carlos Martinez Mori" w:date="2015-09-12T10:18:00Z">
                <w:r w:rsidR="00367D6D" w:rsidDel="00C92341">
                  <w:rPr>
                    <w:rFonts w:ascii="Times New Roman" w:hAnsi="Times New Roman" w:cs="Times New Roman"/>
                    <w:b/>
                  </w:rPr>
                  <w:delText>November 26, 2014</w:delText>
                </w:r>
              </w:del>
            </w:ins>
          </w:p>
        </w:tc>
      </w:tr>
      <w:tr w:rsidR="00E66978" w:rsidDel="00C92341" w14:paraId="7F086E2D" w14:textId="44CD967D" w:rsidTr="000F75AB">
        <w:trPr>
          <w:trHeight w:val="276"/>
          <w:ins w:id="1306" w:author="Juan Carlos Martinez Mori" w:date="2015-09-11T18:28:00Z"/>
          <w:del w:id="1307" w:author="Juan Carlos Martinez Mori" w:date="2015-09-12T10:18:00Z"/>
        </w:trPr>
        <w:tc>
          <w:tcPr>
            <w:tcW w:w="1008" w:type="dxa"/>
            <w:tcPrChange w:id="1308" w:author="Juan Carlos Martinez Mori" w:date="2015-09-12T10:13:00Z">
              <w:tcPr>
                <w:tcW w:w="2996" w:type="dxa"/>
              </w:tcPr>
            </w:tcPrChange>
          </w:tcPr>
          <w:p w14:paraId="5E6A0FCB" w14:textId="02FE0D61" w:rsidR="00E66978" w:rsidDel="00C92341" w:rsidRDefault="00E66978">
            <w:pPr>
              <w:jc w:val="center"/>
              <w:rPr>
                <w:ins w:id="1309" w:author="Juan Carlos Martinez Mori" w:date="2015-09-11T18:28:00Z"/>
                <w:del w:id="1310" w:author="Juan Carlos Martinez Mori" w:date="2015-09-12T10:18:00Z"/>
                <w:rFonts w:ascii="Times New Roman" w:hAnsi="Times New Roman" w:cs="Times New Roman"/>
                <w:b/>
              </w:rPr>
              <w:pPrChange w:id="1311" w:author="Juan Carlos Martinez Mori" w:date="2015-09-11T18:33:00Z">
                <w:pPr>
                  <w:jc w:val="both"/>
                </w:pPr>
              </w:pPrChange>
            </w:pPr>
            <w:ins w:id="1312" w:author="Juan Carlos Martinez Mori" w:date="2015-09-11T18:30:00Z">
              <w:del w:id="1313" w:author="Juan Carlos Martinez Mori" w:date="2015-09-12T10:18:00Z">
                <w:r w:rsidDel="00C92341">
                  <w:rPr>
                    <w:rFonts w:ascii="Times New Roman" w:hAnsi="Times New Roman" w:cs="Times New Roman"/>
                    <w:b/>
                  </w:rPr>
                  <w:delText>Sensor</w:delText>
                </w:r>
              </w:del>
            </w:ins>
          </w:p>
        </w:tc>
        <w:tc>
          <w:tcPr>
            <w:tcW w:w="1685" w:type="dxa"/>
            <w:tcPrChange w:id="1314" w:author="Juan Carlos Martinez Mori" w:date="2015-09-12T10:13:00Z">
              <w:tcPr>
                <w:tcW w:w="2997" w:type="dxa"/>
              </w:tcPr>
            </w:tcPrChange>
          </w:tcPr>
          <w:p w14:paraId="25ECB78A" w14:textId="1A2BC8FC" w:rsidR="00E66978" w:rsidDel="00C92341" w:rsidRDefault="00E66978">
            <w:pPr>
              <w:rPr>
                <w:ins w:id="1315" w:author="Juan Carlos Martinez Mori" w:date="2015-09-11T18:28:00Z"/>
                <w:del w:id="1316" w:author="Juan Carlos Martinez Mori" w:date="2015-09-12T10:18:00Z"/>
                <w:rFonts w:ascii="Times New Roman" w:hAnsi="Times New Roman" w:cs="Times New Roman"/>
                <w:b/>
              </w:rPr>
              <w:pPrChange w:id="1317" w:author="Juan Carlos Martinez Mori" w:date="2015-09-12T10:12:00Z">
                <w:pPr>
                  <w:jc w:val="both"/>
                </w:pPr>
              </w:pPrChange>
            </w:pPr>
            <w:ins w:id="1318" w:author="Juan Carlos Martinez Mori" w:date="2015-09-11T18:29:00Z">
              <w:del w:id="1319" w:author="Juan Carlos Martinez Mori" w:date="2015-09-12T10:12:00Z">
                <w:r w:rsidDel="000F75AB">
                  <w:rPr>
                    <w:rFonts w:ascii="Times New Roman" w:hAnsi="Times New Roman" w:cs="Times New Roman"/>
                    <w:b/>
                  </w:rPr>
                  <w:delText xml:space="preserve">% </w:delText>
                </w:r>
              </w:del>
              <w:del w:id="1320" w:author="Juan Carlos Martinez Mori" w:date="2015-09-12T10:18:00Z">
                <w:r w:rsidDel="00C92341">
                  <w:rPr>
                    <w:rFonts w:ascii="Times New Roman" w:hAnsi="Times New Roman" w:cs="Times New Roman"/>
                    <w:b/>
                  </w:rPr>
                  <w:delText>Missing Speeds</w:delText>
                </w:r>
              </w:del>
            </w:ins>
          </w:p>
        </w:tc>
        <w:tc>
          <w:tcPr>
            <w:tcW w:w="1685" w:type="dxa"/>
            <w:tcPrChange w:id="1321" w:author="Juan Carlos Martinez Mori" w:date="2015-09-12T10:13:00Z">
              <w:tcPr>
                <w:tcW w:w="2997" w:type="dxa"/>
              </w:tcPr>
            </w:tcPrChange>
          </w:tcPr>
          <w:p w14:paraId="0549E5FA" w14:textId="1567A910" w:rsidR="00E66978" w:rsidDel="00C92341" w:rsidRDefault="00E66978">
            <w:pPr>
              <w:rPr>
                <w:ins w:id="1322" w:author="Juan Carlos Martinez Mori" w:date="2015-09-11T18:28:00Z"/>
                <w:del w:id="1323" w:author="Juan Carlos Martinez Mori" w:date="2015-09-12T10:18:00Z"/>
                <w:rFonts w:ascii="Times New Roman" w:hAnsi="Times New Roman" w:cs="Times New Roman"/>
                <w:b/>
              </w:rPr>
              <w:pPrChange w:id="1324" w:author="Juan Carlos Martinez Mori" w:date="2015-09-12T10:13:00Z">
                <w:pPr>
                  <w:jc w:val="both"/>
                </w:pPr>
              </w:pPrChange>
            </w:pPr>
            <w:ins w:id="1325" w:author="Juan Carlos Martinez Mori" w:date="2015-09-11T18:29:00Z">
              <w:del w:id="1326" w:author="Juan Carlos Martinez Mori" w:date="2015-09-12T10:13:00Z">
                <w:r w:rsidDel="000F75AB">
                  <w:rPr>
                    <w:rFonts w:ascii="Times New Roman" w:hAnsi="Times New Roman" w:cs="Times New Roman"/>
                    <w:b/>
                  </w:rPr>
                  <w:delText xml:space="preserve">% </w:delText>
                </w:r>
              </w:del>
              <w:del w:id="1327" w:author="Juan Carlos Martinez Mori" w:date="2015-09-12T10:18:00Z">
                <w:r w:rsidDel="00C92341">
                  <w:rPr>
                    <w:rFonts w:ascii="Times New Roman" w:hAnsi="Times New Roman" w:cs="Times New Roman"/>
                    <w:b/>
                  </w:rPr>
                  <w:delText>Missing Counts</w:delText>
                </w:r>
              </w:del>
            </w:ins>
          </w:p>
        </w:tc>
      </w:tr>
      <w:tr w:rsidR="00E66978" w:rsidDel="00C92341" w14:paraId="45434BFA" w14:textId="3A26AF1B" w:rsidTr="000F75AB">
        <w:trPr>
          <w:trHeight w:val="293"/>
          <w:ins w:id="1328" w:author="Juan Carlos Martinez Mori" w:date="2015-09-11T18:28:00Z"/>
          <w:del w:id="1329" w:author="Juan Carlos Martinez Mori" w:date="2015-09-12T10:18:00Z"/>
        </w:trPr>
        <w:tc>
          <w:tcPr>
            <w:tcW w:w="1008" w:type="dxa"/>
            <w:tcPrChange w:id="1330" w:author="Juan Carlos Martinez Mori" w:date="2015-09-12T10:13:00Z">
              <w:tcPr>
                <w:tcW w:w="2996" w:type="dxa"/>
              </w:tcPr>
            </w:tcPrChange>
          </w:tcPr>
          <w:p w14:paraId="0177A3B2" w14:textId="5F76F1A8" w:rsidR="00E66978" w:rsidDel="00C92341" w:rsidRDefault="00E66978">
            <w:pPr>
              <w:jc w:val="center"/>
              <w:rPr>
                <w:ins w:id="1331" w:author="Juan Carlos Martinez Mori" w:date="2015-09-11T18:28:00Z"/>
                <w:del w:id="1332" w:author="Juan Carlos Martinez Mori" w:date="2015-09-12T10:18:00Z"/>
                <w:rFonts w:ascii="Times New Roman" w:hAnsi="Times New Roman" w:cs="Times New Roman"/>
                <w:b/>
              </w:rPr>
              <w:pPrChange w:id="1333" w:author="Juan Carlos Martinez Mori" w:date="2015-09-11T18:33:00Z">
                <w:pPr>
                  <w:jc w:val="both"/>
                </w:pPr>
              </w:pPrChange>
            </w:pPr>
            <w:ins w:id="1334" w:author="Juan Carlos Martinez Mori" w:date="2015-09-11T18:30:00Z">
              <w:del w:id="1335" w:author="Juan Carlos Martinez Mori" w:date="2015-09-12T10:18:00Z">
                <w:r w:rsidDel="00C92341">
                  <w:rPr>
                    <w:rFonts w:ascii="Times New Roman" w:hAnsi="Times New Roman" w:cs="Times New Roman"/>
                    <w:b/>
                  </w:rPr>
                  <w:delText>SB1</w:delText>
                </w:r>
              </w:del>
            </w:ins>
          </w:p>
        </w:tc>
        <w:tc>
          <w:tcPr>
            <w:tcW w:w="1685" w:type="dxa"/>
            <w:tcPrChange w:id="1336" w:author="Juan Carlos Martinez Mori" w:date="2015-09-12T10:13:00Z">
              <w:tcPr>
                <w:tcW w:w="2997" w:type="dxa"/>
              </w:tcPr>
            </w:tcPrChange>
          </w:tcPr>
          <w:p w14:paraId="65CF9424" w14:textId="3517EB4C" w:rsidR="00E66978" w:rsidDel="00C92341" w:rsidRDefault="00B2305D">
            <w:pPr>
              <w:jc w:val="center"/>
              <w:rPr>
                <w:ins w:id="1337" w:author="Juan Carlos Martinez Mori" w:date="2015-09-11T18:28:00Z"/>
                <w:del w:id="1338" w:author="Juan Carlos Martinez Mori" w:date="2015-09-12T10:18:00Z"/>
                <w:rFonts w:ascii="Times New Roman" w:hAnsi="Times New Roman" w:cs="Times New Roman"/>
                <w:b/>
              </w:rPr>
              <w:pPrChange w:id="1339" w:author="Juan Carlos Martinez Mori" w:date="2015-09-11T18:33:00Z">
                <w:pPr>
                  <w:jc w:val="both"/>
                </w:pPr>
              </w:pPrChange>
            </w:pPr>
            <w:ins w:id="1340" w:author="Juan Carlos Martinez Mori" w:date="2015-09-11T19:21:00Z">
              <w:del w:id="1341" w:author="Juan Carlos Martinez Mori" w:date="2015-09-12T10:18:00Z">
                <w:r w:rsidDel="00C92341">
                  <w:rPr>
                    <w:rFonts w:ascii="Times New Roman" w:hAnsi="Times New Roman" w:cs="Times New Roman"/>
                    <w:b/>
                  </w:rPr>
                  <w:delText>9.41%</w:delText>
                </w:r>
              </w:del>
            </w:ins>
          </w:p>
        </w:tc>
        <w:tc>
          <w:tcPr>
            <w:tcW w:w="1685" w:type="dxa"/>
            <w:tcPrChange w:id="1342" w:author="Juan Carlos Martinez Mori" w:date="2015-09-12T10:13:00Z">
              <w:tcPr>
                <w:tcW w:w="2997" w:type="dxa"/>
              </w:tcPr>
            </w:tcPrChange>
          </w:tcPr>
          <w:p w14:paraId="677316EC" w14:textId="71AAA271" w:rsidR="00E66978" w:rsidDel="00C92341" w:rsidRDefault="00E66978">
            <w:pPr>
              <w:jc w:val="center"/>
              <w:rPr>
                <w:ins w:id="1343" w:author="Juan Carlos Martinez Mori" w:date="2015-09-11T18:28:00Z"/>
                <w:del w:id="1344" w:author="Juan Carlos Martinez Mori" w:date="2015-09-12T10:18:00Z"/>
                <w:rFonts w:ascii="Times New Roman" w:hAnsi="Times New Roman" w:cs="Times New Roman"/>
                <w:b/>
              </w:rPr>
              <w:pPrChange w:id="1345" w:author="Juan Carlos Martinez Mori" w:date="2015-09-11T18:33:00Z">
                <w:pPr>
                  <w:jc w:val="both"/>
                </w:pPr>
              </w:pPrChange>
            </w:pPr>
          </w:p>
        </w:tc>
      </w:tr>
      <w:tr w:rsidR="00E66978" w:rsidDel="00C92341" w14:paraId="387CBC1D" w14:textId="0401AFE9" w:rsidTr="000F75AB">
        <w:trPr>
          <w:trHeight w:val="276"/>
          <w:ins w:id="1346" w:author="Juan Carlos Martinez Mori" w:date="2015-09-11T18:28:00Z"/>
          <w:del w:id="1347" w:author="Juan Carlos Martinez Mori" w:date="2015-09-12T10:18:00Z"/>
        </w:trPr>
        <w:tc>
          <w:tcPr>
            <w:tcW w:w="1008" w:type="dxa"/>
            <w:tcPrChange w:id="1348" w:author="Juan Carlos Martinez Mori" w:date="2015-09-12T10:13:00Z">
              <w:tcPr>
                <w:tcW w:w="2996" w:type="dxa"/>
              </w:tcPr>
            </w:tcPrChange>
          </w:tcPr>
          <w:p w14:paraId="41C69368" w14:textId="3763F1CF" w:rsidR="00E66978" w:rsidDel="00C92341" w:rsidRDefault="00E66978">
            <w:pPr>
              <w:jc w:val="center"/>
              <w:rPr>
                <w:ins w:id="1349" w:author="Juan Carlos Martinez Mori" w:date="2015-09-11T18:28:00Z"/>
                <w:del w:id="1350" w:author="Juan Carlos Martinez Mori" w:date="2015-09-12T10:18:00Z"/>
                <w:rFonts w:ascii="Times New Roman" w:hAnsi="Times New Roman" w:cs="Times New Roman"/>
                <w:b/>
              </w:rPr>
              <w:pPrChange w:id="1351" w:author="Juan Carlos Martinez Mori" w:date="2015-09-11T18:33:00Z">
                <w:pPr>
                  <w:jc w:val="both"/>
                </w:pPr>
              </w:pPrChange>
            </w:pPr>
            <w:ins w:id="1352" w:author="Juan Carlos Martinez Mori" w:date="2015-09-11T18:30:00Z">
              <w:del w:id="1353" w:author="Juan Carlos Martinez Mori" w:date="2015-09-12T10:18:00Z">
                <w:r w:rsidDel="00C92341">
                  <w:rPr>
                    <w:rFonts w:ascii="Times New Roman" w:hAnsi="Times New Roman" w:cs="Times New Roman"/>
                    <w:b/>
                  </w:rPr>
                  <w:delText>SB2</w:delText>
                </w:r>
              </w:del>
            </w:ins>
          </w:p>
        </w:tc>
        <w:tc>
          <w:tcPr>
            <w:tcW w:w="1685" w:type="dxa"/>
            <w:tcPrChange w:id="1354" w:author="Juan Carlos Martinez Mori" w:date="2015-09-12T10:13:00Z">
              <w:tcPr>
                <w:tcW w:w="2997" w:type="dxa"/>
              </w:tcPr>
            </w:tcPrChange>
          </w:tcPr>
          <w:p w14:paraId="7A11D199" w14:textId="12F08822" w:rsidR="00E66978" w:rsidDel="00C92341" w:rsidRDefault="00B2305D">
            <w:pPr>
              <w:jc w:val="center"/>
              <w:rPr>
                <w:ins w:id="1355" w:author="Juan Carlos Martinez Mori" w:date="2015-09-11T18:28:00Z"/>
                <w:del w:id="1356" w:author="Juan Carlos Martinez Mori" w:date="2015-09-12T10:18:00Z"/>
                <w:rFonts w:ascii="Times New Roman" w:hAnsi="Times New Roman" w:cs="Times New Roman"/>
                <w:b/>
              </w:rPr>
              <w:pPrChange w:id="1357" w:author="Juan Carlos Martinez Mori" w:date="2015-09-11T18:33:00Z">
                <w:pPr>
                  <w:jc w:val="both"/>
                </w:pPr>
              </w:pPrChange>
            </w:pPr>
            <w:ins w:id="1358" w:author="Juan Carlos Martinez Mori" w:date="2015-09-11T19:22:00Z">
              <w:del w:id="1359" w:author="Juan Carlos Martinez Mori" w:date="2015-09-12T10:18:00Z">
                <w:r w:rsidDel="00C92341">
                  <w:rPr>
                    <w:rFonts w:ascii="Times New Roman" w:hAnsi="Times New Roman" w:cs="Times New Roman"/>
                    <w:b/>
                  </w:rPr>
                  <w:delText>22.35%</w:delText>
                </w:r>
              </w:del>
            </w:ins>
          </w:p>
        </w:tc>
        <w:tc>
          <w:tcPr>
            <w:tcW w:w="1685" w:type="dxa"/>
            <w:tcPrChange w:id="1360" w:author="Juan Carlos Martinez Mori" w:date="2015-09-12T10:13:00Z">
              <w:tcPr>
                <w:tcW w:w="2997" w:type="dxa"/>
              </w:tcPr>
            </w:tcPrChange>
          </w:tcPr>
          <w:p w14:paraId="18A2CC1A" w14:textId="30A34E5A" w:rsidR="00E66978" w:rsidDel="00C92341" w:rsidRDefault="00E66978">
            <w:pPr>
              <w:jc w:val="center"/>
              <w:rPr>
                <w:ins w:id="1361" w:author="Juan Carlos Martinez Mori" w:date="2015-09-11T18:28:00Z"/>
                <w:del w:id="1362" w:author="Juan Carlos Martinez Mori" w:date="2015-09-12T10:18:00Z"/>
                <w:rFonts w:ascii="Times New Roman" w:hAnsi="Times New Roman" w:cs="Times New Roman"/>
                <w:b/>
              </w:rPr>
              <w:pPrChange w:id="1363" w:author="Juan Carlos Martinez Mori" w:date="2015-09-11T18:33:00Z">
                <w:pPr>
                  <w:jc w:val="both"/>
                </w:pPr>
              </w:pPrChange>
            </w:pPr>
          </w:p>
        </w:tc>
      </w:tr>
      <w:tr w:rsidR="00E66978" w:rsidDel="00C92341" w14:paraId="1ABFBACC" w14:textId="5FB9A4A8" w:rsidTr="000F75AB">
        <w:trPr>
          <w:trHeight w:val="293"/>
          <w:ins w:id="1364" w:author="Juan Carlos Martinez Mori" w:date="2015-09-11T18:28:00Z"/>
          <w:del w:id="1365" w:author="Juan Carlos Martinez Mori" w:date="2015-09-12T10:18:00Z"/>
        </w:trPr>
        <w:tc>
          <w:tcPr>
            <w:tcW w:w="1008" w:type="dxa"/>
            <w:tcPrChange w:id="1366" w:author="Juan Carlos Martinez Mori" w:date="2015-09-12T10:13:00Z">
              <w:tcPr>
                <w:tcW w:w="2996" w:type="dxa"/>
              </w:tcPr>
            </w:tcPrChange>
          </w:tcPr>
          <w:p w14:paraId="244986FE" w14:textId="011DC686" w:rsidR="00E66978" w:rsidDel="00C92341" w:rsidRDefault="00E66978">
            <w:pPr>
              <w:jc w:val="center"/>
              <w:rPr>
                <w:ins w:id="1367" w:author="Juan Carlos Martinez Mori" w:date="2015-09-11T18:28:00Z"/>
                <w:del w:id="1368" w:author="Juan Carlos Martinez Mori" w:date="2015-09-12T10:18:00Z"/>
                <w:rFonts w:ascii="Times New Roman" w:hAnsi="Times New Roman" w:cs="Times New Roman"/>
                <w:b/>
              </w:rPr>
              <w:pPrChange w:id="1369" w:author="Juan Carlos Martinez Mori" w:date="2015-09-11T18:33:00Z">
                <w:pPr>
                  <w:jc w:val="both"/>
                </w:pPr>
              </w:pPrChange>
            </w:pPr>
            <w:ins w:id="1370" w:author="Juan Carlos Martinez Mori" w:date="2015-09-11T18:30:00Z">
              <w:del w:id="1371" w:author="Juan Carlos Martinez Mori" w:date="2015-09-12T10:18:00Z">
                <w:r w:rsidDel="00C92341">
                  <w:rPr>
                    <w:rFonts w:ascii="Times New Roman" w:hAnsi="Times New Roman" w:cs="Times New Roman"/>
                    <w:b/>
                  </w:rPr>
                  <w:delText>SB3</w:delText>
                </w:r>
              </w:del>
            </w:ins>
          </w:p>
        </w:tc>
        <w:tc>
          <w:tcPr>
            <w:tcW w:w="1685" w:type="dxa"/>
            <w:tcPrChange w:id="1372" w:author="Juan Carlos Martinez Mori" w:date="2015-09-12T10:13:00Z">
              <w:tcPr>
                <w:tcW w:w="2997" w:type="dxa"/>
              </w:tcPr>
            </w:tcPrChange>
          </w:tcPr>
          <w:p w14:paraId="33CC8BAD" w14:textId="6A032526" w:rsidR="00E66978" w:rsidDel="00C92341" w:rsidRDefault="00B2305D">
            <w:pPr>
              <w:jc w:val="center"/>
              <w:rPr>
                <w:ins w:id="1373" w:author="Juan Carlos Martinez Mori" w:date="2015-09-11T18:28:00Z"/>
                <w:del w:id="1374" w:author="Juan Carlos Martinez Mori" w:date="2015-09-12T10:18:00Z"/>
                <w:rFonts w:ascii="Times New Roman" w:hAnsi="Times New Roman" w:cs="Times New Roman"/>
                <w:b/>
              </w:rPr>
              <w:pPrChange w:id="1375" w:author="Juan Carlos Martinez Mori" w:date="2015-09-11T18:33:00Z">
                <w:pPr>
                  <w:jc w:val="both"/>
                </w:pPr>
              </w:pPrChange>
            </w:pPr>
            <w:ins w:id="1376" w:author="Juan Carlos Martinez Mori" w:date="2015-09-11T19:22:00Z">
              <w:del w:id="1377" w:author="Juan Carlos Martinez Mori" w:date="2015-09-12T10:18:00Z">
                <w:r w:rsidDel="00C92341">
                  <w:rPr>
                    <w:rFonts w:ascii="Times New Roman" w:hAnsi="Times New Roman" w:cs="Times New Roman"/>
                    <w:b/>
                  </w:rPr>
                  <w:delText>23.53%</w:delText>
                </w:r>
              </w:del>
            </w:ins>
          </w:p>
        </w:tc>
        <w:tc>
          <w:tcPr>
            <w:tcW w:w="1685" w:type="dxa"/>
            <w:tcPrChange w:id="1378" w:author="Juan Carlos Martinez Mori" w:date="2015-09-12T10:13:00Z">
              <w:tcPr>
                <w:tcW w:w="2997" w:type="dxa"/>
              </w:tcPr>
            </w:tcPrChange>
          </w:tcPr>
          <w:p w14:paraId="491737AD" w14:textId="15B51A2B" w:rsidR="00E66978" w:rsidDel="00C92341" w:rsidRDefault="00E66978">
            <w:pPr>
              <w:jc w:val="center"/>
              <w:rPr>
                <w:ins w:id="1379" w:author="Juan Carlos Martinez Mori" w:date="2015-09-11T18:28:00Z"/>
                <w:del w:id="1380" w:author="Juan Carlos Martinez Mori" w:date="2015-09-12T10:18:00Z"/>
                <w:rFonts w:ascii="Times New Roman" w:hAnsi="Times New Roman" w:cs="Times New Roman"/>
                <w:b/>
              </w:rPr>
              <w:pPrChange w:id="1381" w:author="Juan Carlos Martinez Mori" w:date="2015-09-11T18:33:00Z">
                <w:pPr>
                  <w:jc w:val="both"/>
                </w:pPr>
              </w:pPrChange>
            </w:pPr>
          </w:p>
        </w:tc>
      </w:tr>
      <w:tr w:rsidR="00E66978" w:rsidDel="00C92341" w14:paraId="4A01D970" w14:textId="47F8960D" w:rsidTr="000F75AB">
        <w:trPr>
          <w:trHeight w:val="276"/>
          <w:ins w:id="1382" w:author="Juan Carlos Martinez Mori" w:date="2015-09-11T18:28:00Z"/>
          <w:del w:id="1383" w:author="Juan Carlos Martinez Mori" w:date="2015-09-12T10:18:00Z"/>
        </w:trPr>
        <w:tc>
          <w:tcPr>
            <w:tcW w:w="1008" w:type="dxa"/>
            <w:tcPrChange w:id="1384" w:author="Juan Carlos Martinez Mori" w:date="2015-09-12T10:13:00Z">
              <w:tcPr>
                <w:tcW w:w="2996" w:type="dxa"/>
              </w:tcPr>
            </w:tcPrChange>
          </w:tcPr>
          <w:p w14:paraId="486DDA82" w14:textId="338982B7" w:rsidR="00E66978" w:rsidDel="00C92341" w:rsidRDefault="00E66978">
            <w:pPr>
              <w:jc w:val="center"/>
              <w:rPr>
                <w:ins w:id="1385" w:author="Juan Carlos Martinez Mori" w:date="2015-09-11T18:28:00Z"/>
                <w:del w:id="1386" w:author="Juan Carlos Martinez Mori" w:date="2015-09-12T10:18:00Z"/>
                <w:rFonts w:ascii="Times New Roman" w:hAnsi="Times New Roman" w:cs="Times New Roman"/>
                <w:b/>
              </w:rPr>
              <w:pPrChange w:id="1387" w:author="Juan Carlos Martinez Mori" w:date="2015-09-11T18:33:00Z">
                <w:pPr>
                  <w:jc w:val="both"/>
                </w:pPr>
              </w:pPrChange>
            </w:pPr>
            <w:ins w:id="1388" w:author="Juan Carlos Martinez Mori" w:date="2015-09-11T18:30:00Z">
              <w:del w:id="1389" w:author="Juan Carlos Martinez Mori" w:date="2015-09-12T10:18:00Z">
                <w:r w:rsidDel="00C92341">
                  <w:rPr>
                    <w:rFonts w:ascii="Times New Roman" w:hAnsi="Times New Roman" w:cs="Times New Roman"/>
                    <w:b/>
                  </w:rPr>
                  <w:delText>SB4</w:delText>
                </w:r>
              </w:del>
            </w:ins>
          </w:p>
        </w:tc>
        <w:tc>
          <w:tcPr>
            <w:tcW w:w="1685" w:type="dxa"/>
            <w:tcPrChange w:id="1390" w:author="Juan Carlos Martinez Mori" w:date="2015-09-12T10:13:00Z">
              <w:tcPr>
                <w:tcW w:w="2997" w:type="dxa"/>
              </w:tcPr>
            </w:tcPrChange>
          </w:tcPr>
          <w:p w14:paraId="3964821F" w14:textId="6A01BEA3" w:rsidR="00E66978" w:rsidDel="00C92341" w:rsidRDefault="00B2305D">
            <w:pPr>
              <w:jc w:val="center"/>
              <w:rPr>
                <w:ins w:id="1391" w:author="Juan Carlos Martinez Mori" w:date="2015-09-11T18:28:00Z"/>
                <w:del w:id="1392" w:author="Juan Carlos Martinez Mori" w:date="2015-09-12T10:18:00Z"/>
                <w:rFonts w:ascii="Times New Roman" w:hAnsi="Times New Roman" w:cs="Times New Roman"/>
                <w:b/>
              </w:rPr>
              <w:pPrChange w:id="1393" w:author="Juan Carlos Martinez Mori" w:date="2015-09-11T18:33:00Z">
                <w:pPr>
                  <w:jc w:val="both"/>
                </w:pPr>
              </w:pPrChange>
            </w:pPr>
            <w:ins w:id="1394" w:author="Juan Carlos Martinez Mori" w:date="2015-09-11T19:22:00Z">
              <w:del w:id="1395" w:author="Juan Carlos Martinez Mori" w:date="2015-09-12T10:18:00Z">
                <w:r w:rsidDel="00C92341">
                  <w:rPr>
                    <w:rFonts w:ascii="Times New Roman" w:hAnsi="Times New Roman" w:cs="Times New Roman"/>
                    <w:b/>
                  </w:rPr>
                  <w:delText>14.12%</w:delText>
                </w:r>
              </w:del>
            </w:ins>
          </w:p>
        </w:tc>
        <w:tc>
          <w:tcPr>
            <w:tcW w:w="1685" w:type="dxa"/>
            <w:tcPrChange w:id="1396" w:author="Juan Carlos Martinez Mori" w:date="2015-09-12T10:13:00Z">
              <w:tcPr>
                <w:tcW w:w="2997" w:type="dxa"/>
              </w:tcPr>
            </w:tcPrChange>
          </w:tcPr>
          <w:p w14:paraId="5FE0B162" w14:textId="5FFB54FF" w:rsidR="00E66978" w:rsidDel="00C92341" w:rsidRDefault="00E66978">
            <w:pPr>
              <w:jc w:val="center"/>
              <w:rPr>
                <w:ins w:id="1397" w:author="Juan Carlos Martinez Mori" w:date="2015-09-11T18:28:00Z"/>
                <w:del w:id="1398" w:author="Juan Carlos Martinez Mori" w:date="2015-09-12T10:18:00Z"/>
                <w:rFonts w:ascii="Times New Roman" w:hAnsi="Times New Roman" w:cs="Times New Roman"/>
                <w:b/>
              </w:rPr>
              <w:pPrChange w:id="1399" w:author="Juan Carlos Martinez Mori" w:date="2015-09-11T18:33:00Z">
                <w:pPr>
                  <w:jc w:val="both"/>
                </w:pPr>
              </w:pPrChange>
            </w:pPr>
          </w:p>
        </w:tc>
      </w:tr>
      <w:tr w:rsidR="00E66978" w:rsidDel="00C92341" w14:paraId="52DF19B1" w14:textId="1FD26B68" w:rsidTr="000F75AB">
        <w:trPr>
          <w:trHeight w:val="293"/>
          <w:ins w:id="1400" w:author="Juan Carlos Martinez Mori" w:date="2015-09-11T18:28:00Z"/>
          <w:del w:id="1401" w:author="Juan Carlos Martinez Mori" w:date="2015-09-12T10:18:00Z"/>
        </w:trPr>
        <w:tc>
          <w:tcPr>
            <w:tcW w:w="1008" w:type="dxa"/>
            <w:tcPrChange w:id="1402" w:author="Juan Carlos Martinez Mori" w:date="2015-09-12T10:13:00Z">
              <w:tcPr>
                <w:tcW w:w="2996" w:type="dxa"/>
              </w:tcPr>
            </w:tcPrChange>
          </w:tcPr>
          <w:p w14:paraId="6D8B0683" w14:textId="126BE25F" w:rsidR="00E66978" w:rsidDel="00C92341" w:rsidRDefault="00E66978">
            <w:pPr>
              <w:jc w:val="center"/>
              <w:rPr>
                <w:ins w:id="1403" w:author="Juan Carlos Martinez Mori" w:date="2015-09-11T18:28:00Z"/>
                <w:del w:id="1404" w:author="Juan Carlos Martinez Mori" w:date="2015-09-12T10:18:00Z"/>
                <w:rFonts w:ascii="Times New Roman" w:hAnsi="Times New Roman" w:cs="Times New Roman"/>
                <w:b/>
              </w:rPr>
              <w:pPrChange w:id="1405" w:author="Juan Carlos Martinez Mori" w:date="2015-09-11T18:33:00Z">
                <w:pPr>
                  <w:jc w:val="both"/>
                </w:pPr>
              </w:pPrChange>
            </w:pPr>
            <w:ins w:id="1406" w:author="Juan Carlos Martinez Mori" w:date="2015-09-11T18:30:00Z">
              <w:del w:id="1407" w:author="Juan Carlos Martinez Mori" w:date="2015-09-12T10:18:00Z">
                <w:r w:rsidDel="00C92341">
                  <w:rPr>
                    <w:rFonts w:ascii="Times New Roman" w:hAnsi="Times New Roman" w:cs="Times New Roman"/>
                    <w:b/>
                  </w:rPr>
                  <w:delText>SB5</w:delText>
                </w:r>
              </w:del>
            </w:ins>
          </w:p>
        </w:tc>
        <w:tc>
          <w:tcPr>
            <w:tcW w:w="1685" w:type="dxa"/>
            <w:tcPrChange w:id="1408" w:author="Juan Carlos Martinez Mori" w:date="2015-09-12T10:13:00Z">
              <w:tcPr>
                <w:tcW w:w="2997" w:type="dxa"/>
              </w:tcPr>
            </w:tcPrChange>
          </w:tcPr>
          <w:p w14:paraId="0985D018" w14:textId="2D74470D" w:rsidR="00E66978" w:rsidDel="00C92341" w:rsidRDefault="00B2305D">
            <w:pPr>
              <w:jc w:val="center"/>
              <w:rPr>
                <w:ins w:id="1409" w:author="Juan Carlos Martinez Mori" w:date="2015-09-11T18:28:00Z"/>
                <w:del w:id="1410" w:author="Juan Carlos Martinez Mori" w:date="2015-09-12T10:18:00Z"/>
                <w:rFonts w:ascii="Times New Roman" w:hAnsi="Times New Roman" w:cs="Times New Roman"/>
                <w:b/>
              </w:rPr>
              <w:pPrChange w:id="1411" w:author="Juan Carlos Martinez Mori" w:date="2015-09-11T18:33:00Z">
                <w:pPr>
                  <w:jc w:val="both"/>
                </w:pPr>
              </w:pPrChange>
            </w:pPr>
            <w:ins w:id="1412" w:author="Juan Carlos Martinez Mori" w:date="2015-09-11T19:22:00Z">
              <w:del w:id="1413" w:author="Juan Carlos Martinez Mori" w:date="2015-09-12T10:18:00Z">
                <w:r w:rsidDel="00C92341">
                  <w:rPr>
                    <w:rFonts w:ascii="Times New Roman" w:hAnsi="Times New Roman" w:cs="Times New Roman"/>
                    <w:b/>
                  </w:rPr>
                  <w:delText>14.12%</w:delText>
                </w:r>
              </w:del>
            </w:ins>
          </w:p>
        </w:tc>
        <w:tc>
          <w:tcPr>
            <w:tcW w:w="1685" w:type="dxa"/>
            <w:tcPrChange w:id="1414" w:author="Juan Carlos Martinez Mori" w:date="2015-09-12T10:13:00Z">
              <w:tcPr>
                <w:tcW w:w="2997" w:type="dxa"/>
              </w:tcPr>
            </w:tcPrChange>
          </w:tcPr>
          <w:p w14:paraId="6D8CEFF9" w14:textId="60D67EFC" w:rsidR="00E66978" w:rsidDel="00C92341" w:rsidRDefault="00E66978">
            <w:pPr>
              <w:jc w:val="center"/>
              <w:rPr>
                <w:ins w:id="1415" w:author="Juan Carlos Martinez Mori" w:date="2015-09-11T18:28:00Z"/>
                <w:del w:id="1416" w:author="Juan Carlos Martinez Mori" w:date="2015-09-12T10:18:00Z"/>
                <w:rFonts w:ascii="Times New Roman" w:hAnsi="Times New Roman" w:cs="Times New Roman"/>
                <w:b/>
              </w:rPr>
              <w:pPrChange w:id="1417" w:author="Juan Carlos Martinez Mori" w:date="2015-09-11T18:33:00Z">
                <w:pPr>
                  <w:jc w:val="both"/>
                </w:pPr>
              </w:pPrChange>
            </w:pPr>
          </w:p>
        </w:tc>
      </w:tr>
      <w:tr w:rsidR="00E66978" w:rsidDel="00C92341" w14:paraId="46822700" w14:textId="303A7D84" w:rsidTr="000F75AB">
        <w:trPr>
          <w:trHeight w:val="293"/>
          <w:ins w:id="1418" w:author="Juan Carlos Martinez Mori" w:date="2015-09-11T18:28:00Z"/>
          <w:del w:id="1419" w:author="Juan Carlos Martinez Mori" w:date="2015-09-12T10:18:00Z"/>
        </w:trPr>
        <w:tc>
          <w:tcPr>
            <w:tcW w:w="1008" w:type="dxa"/>
            <w:tcPrChange w:id="1420" w:author="Juan Carlos Martinez Mori" w:date="2015-09-12T10:13:00Z">
              <w:tcPr>
                <w:tcW w:w="2996" w:type="dxa"/>
              </w:tcPr>
            </w:tcPrChange>
          </w:tcPr>
          <w:p w14:paraId="53E98D6A" w14:textId="52AFEEE8" w:rsidR="00E66978" w:rsidDel="00C92341" w:rsidRDefault="00E66978">
            <w:pPr>
              <w:jc w:val="center"/>
              <w:rPr>
                <w:ins w:id="1421" w:author="Juan Carlos Martinez Mori" w:date="2015-09-11T18:28:00Z"/>
                <w:del w:id="1422" w:author="Juan Carlos Martinez Mori" w:date="2015-09-12T10:18:00Z"/>
                <w:rFonts w:ascii="Times New Roman" w:hAnsi="Times New Roman" w:cs="Times New Roman"/>
                <w:b/>
              </w:rPr>
              <w:pPrChange w:id="1423" w:author="Juan Carlos Martinez Mori" w:date="2015-09-11T18:33:00Z">
                <w:pPr>
                  <w:jc w:val="both"/>
                </w:pPr>
              </w:pPrChange>
            </w:pPr>
            <w:ins w:id="1424" w:author="Juan Carlos Martinez Mori" w:date="2015-09-11T18:30:00Z">
              <w:del w:id="1425" w:author="Juan Carlos Martinez Mori" w:date="2015-09-12T10:18:00Z">
                <w:r w:rsidDel="00C92341">
                  <w:rPr>
                    <w:rFonts w:ascii="Times New Roman" w:hAnsi="Times New Roman" w:cs="Times New Roman"/>
                    <w:b/>
                  </w:rPr>
                  <w:delText>SB6</w:delText>
                </w:r>
              </w:del>
            </w:ins>
          </w:p>
        </w:tc>
        <w:tc>
          <w:tcPr>
            <w:tcW w:w="1685" w:type="dxa"/>
            <w:tcPrChange w:id="1426" w:author="Juan Carlos Martinez Mori" w:date="2015-09-12T10:13:00Z">
              <w:tcPr>
                <w:tcW w:w="2997" w:type="dxa"/>
              </w:tcPr>
            </w:tcPrChange>
          </w:tcPr>
          <w:p w14:paraId="41E30DD9" w14:textId="6C2E4C01" w:rsidR="00E66978" w:rsidDel="00C92341" w:rsidRDefault="00B2305D">
            <w:pPr>
              <w:jc w:val="center"/>
              <w:rPr>
                <w:ins w:id="1427" w:author="Juan Carlos Martinez Mori" w:date="2015-09-11T18:28:00Z"/>
                <w:del w:id="1428" w:author="Juan Carlos Martinez Mori" w:date="2015-09-12T10:18:00Z"/>
                <w:rFonts w:ascii="Times New Roman" w:hAnsi="Times New Roman" w:cs="Times New Roman"/>
                <w:b/>
              </w:rPr>
              <w:pPrChange w:id="1429" w:author="Juan Carlos Martinez Mori" w:date="2015-09-11T18:33:00Z">
                <w:pPr>
                  <w:jc w:val="both"/>
                </w:pPr>
              </w:pPrChange>
            </w:pPr>
            <w:ins w:id="1430" w:author="Juan Carlos Martinez Mori" w:date="2015-09-11T19:22:00Z">
              <w:del w:id="1431" w:author="Juan Carlos Martinez Mori" w:date="2015-09-12T10:18:00Z">
                <w:r w:rsidDel="00C92341">
                  <w:rPr>
                    <w:rFonts w:ascii="Times New Roman" w:hAnsi="Times New Roman" w:cs="Times New Roman"/>
                    <w:b/>
                  </w:rPr>
                  <w:delText>34.12%</w:delText>
                </w:r>
              </w:del>
            </w:ins>
          </w:p>
        </w:tc>
        <w:tc>
          <w:tcPr>
            <w:tcW w:w="1685" w:type="dxa"/>
            <w:tcPrChange w:id="1432" w:author="Juan Carlos Martinez Mori" w:date="2015-09-12T10:13:00Z">
              <w:tcPr>
                <w:tcW w:w="2997" w:type="dxa"/>
              </w:tcPr>
            </w:tcPrChange>
          </w:tcPr>
          <w:p w14:paraId="3E971EB7" w14:textId="4726A2A5" w:rsidR="00E66978" w:rsidDel="00C92341" w:rsidRDefault="00E66978">
            <w:pPr>
              <w:jc w:val="center"/>
              <w:rPr>
                <w:ins w:id="1433" w:author="Juan Carlos Martinez Mori" w:date="2015-09-11T18:28:00Z"/>
                <w:del w:id="1434" w:author="Juan Carlos Martinez Mori" w:date="2015-09-12T10:18:00Z"/>
                <w:rFonts w:ascii="Times New Roman" w:hAnsi="Times New Roman" w:cs="Times New Roman"/>
                <w:b/>
              </w:rPr>
              <w:pPrChange w:id="1435" w:author="Juan Carlos Martinez Mori" w:date="2015-09-11T18:33:00Z">
                <w:pPr>
                  <w:jc w:val="both"/>
                </w:pPr>
              </w:pPrChange>
            </w:pPr>
          </w:p>
        </w:tc>
      </w:tr>
      <w:tr w:rsidR="00E66978" w:rsidDel="00C92341" w14:paraId="1D13C072" w14:textId="3AAAC116" w:rsidTr="000F75AB">
        <w:trPr>
          <w:trHeight w:val="276"/>
          <w:ins w:id="1436" w:author="Juan Carlos Martinez Mori" w:date="2015-09-11T18:28:00Z"/>
          <w:del w:id="1437" w:author="Juan Carlos Martinez Mori" w:date="2015-09-12T10:18:00Z"/>
        </w:trPr>
        <w:tc>
          <w:tcPr>
            <w:tcW w:w="1008" w:type="dxa"/>
            <w:tcPrChange w:id="1438" w:author="Juan Carlos Martinez Mori" w:date="2015-09-12T10:13:00Z">
              <w:tcPr>
                <w:tcW w:w="2996" w:type="dxa"/>
              </w:tcPr>
            </w:tcPrChange>
          </w:tcPr>
          <w:p w14:paraId="0A1F00A6" w14:textId="1CBC43F2" w:rsidR="00E66978" w:rsidDel="00C92341" w:rsidRDefault="00E66978">
            <w:pPr>
              <w:jc w:val="center"/>
              <w:rPr>
                <w:ins w:id="1439" w:author="Juan Carlos Martinez Mori" w:date="2015-09-11T18:28:00Z"/>
                <w:del w:id="1440" w:author="Juan Carlos Martinez Mori" w:date="2015-09-12T10:18:00Z"/>
                <w:rFonts w:ascii="Times New Roman" w:hAnsi="Times New Roman" w:cs="Times New Roman"/>
                <w:b/>
              </w:rPr>
              <w:pPrChange w:id="1441" w:author="Juan Carlos Martinez Mori" w:date="2015-09-11T18:33:00Z">
                <w:pPr>
                  <w:jc w:val="both"/>
                </w:pPr>
              </w:pPrChange>
            </w:pPr>
            <w:ins w:id="1442" w:author="Juan Carlos Martinez Mori" w:date="2015-09-11T18:30:00Z">
              <w:del w:id="1443" w:author="Juan Carlos Martinez Mori" w:date="2015-09-12T10:18:00Z">
                <w:r w:rsidDel="00C92341">
                  <w:rPr>
                    <w:rFonts w:ascii="Times New Roman" w:hAnsi="Times New Roman" w:cs="Times New Roman"/>
                    <w:b/>
                  </w:rPr>
                  <w:delText>SB7</w:delText>
                </w:r>
              </w:del>
            </w:ins>
          </w:p>
        </w:tc>
        <w:tc>
          <w:tcPr>
            <w:tcW w:w="1685" w:type="dxa"/>
            <w:tcPrChange w:id="1444" w:author="Juan Carlos Martinez Mori" w:date="2015-09-12T10:13:00Z">
              <w:tcPr>
                <w:tcW w:w="2997" w:type="dxa"/>
              </w:tcPr>
            </w:tcPrChange>
          </w:tcPr>
          <w:p w14:paraId="62688505" w14:textId="4F241278" w:rsidR="00E66978" w:rsidDel="00C92341" w:rsidRDefault="00B2305D">
            <w:pPr>
              <w:jc w:val="center"/>
              <w:rPr>
                <w:ins w:id="1445" w:author="Juan Carlos Martinez Mori" w:date="2015-09-11T18:28:00Z"/>
                <w:del w:id="1446" w:author="Juan Carlos Martinez Mori" w:date="2015-09-12T10:18:00Z"/>
                <w:rFonts w:ascii="Times New Roman" w:hAnsi="Times New Roman" w:cs="Times New Roman"/>
                <w:b/>
              </w:rPr>
              <w:pPrChange w:id="1447" w:author="Juan Carlos Martinez Mori" w:date="2015-09-11T18:33:00Z">
                <w:pPr>
                  <w:jc w:val="both"/>
                </w:pPr>
              </w:pPrChange>
            </w:pPr>
            <w:ins w:id="1448" w:author="Juan Carlos Martinez Mori" w:date="2015-09-11T19:22:00Z">
              <w:del w:id="1449" w:author="Juan Carlos Martinez Mori" w:date="2015-09-12T10:18:00Z">
                <w:r w:rsidDel="00C92341">
                  <w:rPr>
                    <w:rFonts w:ascii="Times New Roman" w:hAnsi="Times New Roman" w:cs="Times New Roman"/>
                    <w:b/>
                  </w:rPr>
                  <w:delText>0.00%</w:delText>
                </w:r>
              </w:del>
            </w:ins>
          </w:p>
        </w:tc>
        <w:tc>
          <w:tcPr>
            <w:tcW w:w="1685" w:type="dxa"/>
            <w:tcPrChange w:id="1450" w:author="Juan Carlos Martinez Mori" w:date="2015-09-12T10:13:00Z">
              <w:tcPr>
                <w:tcW w:w="2997" w:type="dxa"/>
              </w:tcPr>
            </w:tcPrChange>
          </w:tcPr>
          <w:p w14:paraId="5EC3EACE" w14:textId="35E55997" w:rsidR="00E66978" w:rsidDel="00C92341" w:rsidRDefault="00E66978">
            <w:pPr>
              <w:jc w:val="center"/>
              <w:rPr>
                <w:ins w:id="1451" w:author="Juan Carlos Martinez Mori" w:date="2015-09-11T18:28:00Z"/>
                <w:del w:id="1452" w:author="Juan Carlos Martinez Mori" w:date="2015-09-12T10:18:00Z"/>
                <w:rFonts w:ascii="Times New Roman" w:hAnsi="Times New Roman" w:cs="Times New Roman"/>
                <w:b/>
              </w:rPr>
              <w:pPrChange w:id="1453" w:author="Juan Carlos Martinez Mori" w:date="2015-09-11T18:33:00Z">
                <w:pPr>
                  <w:jc w:val="both"/>
                </w:pPr>
              </w:pPrChange>
            </w:pPr>
          </w:p>
        </w:tc>
      </w:tr>
      <w:tr w:rsidR="00E66978" w:rsidDel="00C92341" w14:paraId="300C185A" w14:textId="1C36DC46" w:rsidTr="000F75AB">
        <w:trPr>
          <w:trHeight w:val="293"/>
          <w:ins w:id="1454" w:author="Juan Carlos Martinez Mori" w:date="2015-09-11T18:28:00Z"/>
          <w:del w:id="1455" w:author="Juan Carlos Martinez Mori" w:date="2015-09-12T10:18:00Z"/>
        </w:trPr>
        <w:tc>
          <w:tcPr>
            <w:tcW w:w="1008" w:type="dxa"/>
            <w:tcPrChange w:id="1456" w:author="Juan Carlos Martinez Mori" w:date="2015-09-12T10:13:00Z">
              <w:tcPr>
                <w:tcW w:w="2996" w:type="dxa"/>
              </w:tcPr>
            </w:tcPrChange>
          </w:tcPr>
          <w:p w14:paraId="19CAA690" w14:textId="717360F3" w:rsidR="00E66978" w:rsidDel="00C92341" w:rsidRDefault="00E66978">
            <w:pPr>
              <w:jc w:val="center"/>
              <w:rPr>
                <w:ins w:id="1457" w:author="Juan Carlos Martinez Mori" w:date="2015-09-11T18:28:00Z"/>
                <w:del w:id="1458" w:author="Juan Carlos Martinez Mori" w:date="2015-09-12T10:18:00Z"/>
                <w:rFonts w:ascii="Times New Roman" w:hAnsi="Times New Roman" w:cs="Times New Roman"/>
                <w:b/>
              </w:rPr>
              <w:pPrChange w:id="1459" w:author="Juan Carlos Martinez Mori" w:date="2015-09-11T18:33:00Z">
                <w:pPr>
                  <w:jc w:val="both"/>
                </w:pPr>
              </w:pPrChange>
            </w:pPr>
            <w:ins w:id="1460" w:author="Juan Carlos Martinez Mori" w:date="2015-09-11T18:30:00Z">
              <w:del w:id="1461" w:author="Juan Carlos Martinez Mori" w:date="2015-09-12T10:18:00Z">
                <w:r w:rsidDel="00C92341">
                  <w:rPr>
                    <w:rFonts w:ascii="Times New Roman" w:hAnsi="Times New Roman" w:cs="Times New Roman"/>
                    <w:b/>
                  </w:rPr>
                  <w:delText>SB8</w:delText>
                </w:r>
              </w:del>
            </w:ins>
          </w:p>
        </w:tc>
        <w:tc>
          <w:tcPr>
            <w:tcW w:w="1685" w:type="dxa"/>
            <w:tcPrChange w:id="1462" w:author="Juan Carlos Martinez Mori" w:date="2015-09-12T10:13:00Z">
              <w:tcPr>
                <w:tcW w:w="2997" w:type="dxa"/>
              </w:tcPr>
            </w:tcPrChange>
          </w:tcPr>
          <w:p w14:paraId="0E64B14A" w14:textId="32147024" w:rsidR="00E66978" w:rsidDel="00C92341" w:rsidRDefault="00B2305D">
            <w:pPr>
              <w:jc w:val="center"/>
              <w:rPr>
                <w:ins w:id="1463" w:author="Juan Carlos Martinez Mori" w:date="2015-09-11T18:28:00Z"/>
                <w:del w:id="1464" w:author="Juan Carlos Martinez Mori" w:date="2015-09-12T10:18:00Z"/>
                <w:rFonts w:ascii="Times New Roman" w:hAnsi="Times New Roman" w:cs="Times New Roman"/>
                <w:b/>
              </w:rPr>
              <w:pPrChange w:id="1465" w:author="Juan Carlos Martinez Mori" w:date="2015-09-11T18:33:00Z">
                <w:pPr>
                  <w:jc w:val="both"/>
                </w:pPr>
              </w:pPrChange>
            </w:pPr>
            <w:ins w:id="1466" w:author="Juan Carlos Martinez Mori" w:date="2015-09-11T19:22:00Z">
              <w:del w:id="1467" w:author="Juan Carlos Martinez Mori" w:date="2015-09-12T10:18:00Z">
                <w:r w:rsidDel="00C92341">
                  <w:rPr>
                    <w:rFonts w:ascii="Times New Roman" w:hAnsi="Times New Roman" w:cs="Times New Roman"/>
                    <w:b/>
                  </w:rPr>
                  <w:delText>27.06%</w:delText>
                </w:r>
              </w:del>
            </w:ins>
          </w:p>
        </w:tc>
        <w:tc>
          <w:tcPr>
            <w:tcW w:w="1685" w:type="dxa"/>
            <w:tcPrChange w:id="1468" w:author="Juan Carlos Martinez Mori" w:date="2015-09-12T10:13:00Z">
              <w:tcPr>
                <w:tcW w:w="2997" w:type="dxa"/>
              </w:tcPr>
            </w:tcPrChange>
          </w:tcPr>
          <w:p w14:paraId="47F22898" w14:textId="551EDDFB" w:rsidR="00E66978" w:rsidDel="00C92341" w:rsidRDefault="00E66978">
            <w:pPr>
              <w:jc w:val="center"/>
              <w:rPr>
                <w:ins w:id="1469" w:author="Juan Carlos Martinez Mori" w:date="2015-09-11T18:28:00Z"/>
                <w:del w:id="1470" w:author="Juan Carlos Martinez Mori" w:date="2015-09-12T10:18:00Z"/>
                <w:rFonts w:ascii="Times New Roman" w:hAnsi="Times New Roman" w:cs="Times New Roman"/>
                <w:b/>
              </w:rPr>
              <w:pPrChange w:id="1471" w:author="Juan Carlos Martinez Mori" w:date="2015-09-11T18:33:00Z">
                <w:pPr>
                  <w:jc w:val="both"/>
                </w:pPr>
              </w:pPrChange>
            </w:pPr>
          </w:p>
        </w:tc>
      </w:tr>
      <w:tr w:rsidR="00E66978" w:rsidDel="00C92341" w14:paraId="0A0B41A9" w14:textId="3C764378" w:rsidTr="000F75AB">
        <w:trPr>
          <w:trHeight w:val="276"/>
          <w:ins w:id="1472" w:author="Juan Carlos Martinez Mori" w:date="2015-09-11T18:28:00Z"/>
          <w:del w:id="1473" w:author="Juan Carlos Martinez Mori" w:date="2015-09-12T10:18:00Z"/>
        </w:trPr>
        <w:tc>
          <w:tcPr>
            <w:tcW w:w="1008" w:type="dxa"/>
            <w:tcPrChange w:id="1474" w:author="Juan Carlos Martinez Mori" w:date="2015-09-12T10:13:00Z">
              <w:tcPr>
                <w:tcW w:w="2996" w:type="dxa"/>
              </w:tcPr>
            </w:tcPrChange>
          </w:tcPr>
          <w:p w14:paraId="5B0EF2F6" w14:textId="30C1B05E" w:rsidR="00E66978" w:rsidDel="00C92341" w:rsidRDefault="00E66978">
            <w:pPr>
              <w:jc w:val="center"/>
              <w:rPr>
                <w:ins w:id="1475" w:author="Juan Carlos Martinez Mori" w:date="2015-09-11T18:28:00Z"/>
                <w:del w:id="1476" w:author="Juan Carlos Martinez Mori" w:date="2015-09-12T10:18:00Z"/>
                <w:rFonts w:ascii="Times New Roman" w:hAnsi="Times New Roman" w:cs="Times New Roman"/>
                <w:b/>
              </w:rPr>
              <w:pPrChange w:id="1477" w:author="Juan Carlos Martinez Mori" w:date="2015-09-11T18:33:00Z">
                <w:pPr>
                  <w:jc w:val="both"/>
                </w:pPr>
              </w:pPrChange>
            </w:pPr>
            <w:ins w:id="1478" w:author="Juan Carlos Martinez Mori" w:date="2015-09-11T18:30:00Z">
              <w:del w:id="1479" w:author="Juan Carlos Martinez Mori" w:date="2015-09-12T10:18:00Z">
                <w:r w:rsidDel="00C92341">
                  <w:rPr>
                    <w:rFonts w:ascii="Times New Roman" w:hAnsi="Times New Roman" w:cs="Times New Roman"/>
                    <w:b/>
                  </w:rPr>
                  <w:delText>SB9</w:delText>
                </w:r>
              </w:del>
            </w:ins>
          </w:p>
        </w:tc>
        <w:tc>
          <w:tcPr>
            <w:tcW w:w="1685" w:type="dxa"/>
            <w:tcPrChange w:id="1480" w:author="Juan Carlos Martinez Mori" w:date="2015-09-12T10:13:00Z">
              <w:tcPr>
                <w:tcW w:w="2997" w:type="dxa"/>
              </w:tcPr>
            </w:tcPrChange>
          </w:tcPr>
          <w:p w14:paraId="678B9F08" w14:textId="06EC6774" w:rsidR="00E66978" w:rsidDel="00C92341" w:rsidRDefault="00B2305D">
            <w:pPr>
              <w:jc w:val="center"/>
              <w:rPr>
                <w:ins w:id="1481" w:author="Juan Carlos Martinez Mori" w:date="2015-09-11T18:28:00Z"/>
                <w:del w:id="1482" w:author="Juan Carlos Martinez Mori" w:date="2015-09-12T10:18:00Z"/>
                <w:rFonts w:ascii="Times New Roman" w:hAnsi="Times New Roman" w:cs="Times New Roman"/>
                <w:b/>
              </w:rPr>
              <w:pPrChange w:id="1483" w:author="Juan Carlos Martinez Mori" w:date="2015-09-11T18:33:00Z">
                <w:pPr>
                  <w:jc w:val="both"/>
                </w:pPr>
              </w:pPrChange>
            </w:pPr>
            <w:ins w:id="1484" w:author="Juan Carlos Martinez Mori" w:date="2015-09-11T19:23:00Z">
              <w:del w:id="1485" w:author="Juan Carlos Martinez Mori" w:date="2015-09-12T10:18:00Z">
                <w:r w:rsidDel="00C92341">
                  <w:rPr>
                    <w:rFonts w:ascii="Times New Roman" w:hAnsi="Times New Roman" w:cs="Times New Roman"/>
                    <w:b/>
                  </w:rPr>
                  <w:delText>18.82%</w:delText>
                </w:r>
              </w:del>
            </w:ins>
          </w:p>
        </w:tc>
        <w:tc>
          <w:tcPr>
            <w:tcW w:w="1685" w:type="dxa"/>
            <w:tcPrChange w:id="1486" w:author="Juan Carlos Martinez Mori" w:date="2015-09-12T10:13:00Z">
              <w:tcPr>
                <w:tcW w:w="2997" w:type="dxa"/>
              </w:tcPr>
            </w:tcPrChange>
          </w:tcPr>
          <w:p w14:paraId="7260E3AC" w14:textId="36497E12" w:rsidR="00E66978" w:rsidDel="00C92341" w:rsidRDefault="00E66978">
            <w:pPr>
              <w:jc w:val="center"/>
              <w:rPr>
                <w:ins w:id="1487" w:author="Juan Carlos Martinez Mori" w:date="2015-09-11T18:28:00Z"/>
                <w:del w:id="1488" w:author="Juan Carlos Martinez Mori" w:date="2015-09-12T10:18:00Z"/>
                <w:rFonts w:ascii="Times New Roman" w:hAnsi="Times New Roman" w:cs="Times New Roman"/>
                <w:b/>
              </w:rPr>
              <w:pPrChange w:id="1489" w:author="Juan Carlos Martinez Mori" w:date="2015-09-11T18:33:00Z">
                <w:pPr>
                  <w:jc w:val="both"/>
                </w:pPr>
              </w:pPrChange>
            </w:pPr>
          </w:p>
        </w:tc>
      </w:tr>
      <w:tr w:rsidR="00E66978" w:rsidDel="00C92341" w14:paraId="46A5D1AF" w14:textId="5CC1E83C" w:rsidTr="000F75AB">
        <w:trPr>
          <w:trHeight w:val="276"/>
          <w:ins w:id="1490" w:author="Juan Carlos Martinez Mori" w:date="2015-09-11T18:28:00Z"/>
          <w:del w:id="1491" w:author="Juan Carlos Martinez Mori" w:date="2015-09-12T10:18:00Z"/>
        </w:trPr>
        <w:tc>
          <w:tcPr>
            <w:tcW w:w="1008" w:type="dxa"/>
            <w:tcPrChange w:id="1492" w:author="Juan Carlos Martinez Mori" w:date="2015-09-12T10:13:00Z">
              <w:tcPr>
                <w:tcW w:w="2996" w:type="dxa"/>
              </w:tcPr>
            </w:tcPrChange>
          </w:tcPr>
          <w:p w14:paraId="6CE2B3C1" w14:textId="3C78C9A9" w:rsidR="00E66978" w:rsidDel="00C92341" w:rsidRDefault="00E66978">
            <w:pPr>
              <w:jc w:val="center"/>
              <w:rPr>
                <w:ins w:id="1493" w:author="Juan Carlos Martinez Mori" w:date="2015-09-11T18:28:00Z"/>
                <w:del w:id="1494" w:author="Juan Carlos Martinez Mori" w:date="2015-09-12T10:18:00Z"/>
                <w:rFonts w:ascii="Times New Roman" w:hAnsi="Times New Roman" w:cs="Times New Roman"/>
                <w:b/>
              </w:rPr>
              <w:pPrChange w:id="1495" w:author="Juan Carlos Martinez Mori" w:date="2015-09-11T18:33:00Z">
                <w:pPr>
                  <w:jc w:val="both"/>
                </w:pPr>
              </w:pPrChange>
            </w:pPr>
            <w:ins w:id="1496" w:author="Juan Carlos Martinez Mori" w:date="2015-09-11T18:34:00Z">
              <w:del w:id="1497" w:author="Juan Carlos Martinez Mori" w:date="2015-09-12T09:59:00Z">
                <w:r w:rsidDel="00894C96">
                  <w:rPr>
                    <w:rFonts w:ascii="Times New Roman" w:hAnsi="Times New Roman" w:cs="Times New Roman"/>
                    <w:b/>
                  </w:rPr>
                  <w:delText>Average</w:delText>
                </w:r>
              </w:del>
            </w:ins>
          </w:p>
        </w:tc>
        <w:tc>
          <w:tcPr>
            <w:tcW w:w="1685" w:type="dxa"/>
            <w:tcPrChange w:id="1498" w:author="Juan Carlos Martinez Mori" w:date="2015-09-12T10:13:00Z">
              <w:tcPr>
                <w:tcW w:w="2997" w:type="dxa"/>
              </w:tcPr>
            </w:tcPrChange>
          </w:tcPr>
          <w:p w14:paraId="5016D844" w14:textId="00DD3370" w:rsidR="00E66978" w:rsidDel="00C92341" w:rsidRDefault="00E66978">
            <w:pPr>
              <w:jc w:val="center"/>
              <w:rPr>
                <w:ins w:id="1499" w:author="Juan Carlos Martinez Mori" w:date="2015-09-11T18:28:00Z"/>
                <w:del w:id="1500" w:author="Juan Carlos Martinez Mori" w:date="2015-09-12T10:18:00Z"/>
                <w:rFonts w:ascii="Times New Roman" w:hAnsi="Times New Roman" w:cs="Times New Roman"/>
                <w:b/>
              </w:rPr>
              <w:pPrChange w:id="1501" w:author="Juan Carlos Martinez Mori" w:date="2015-09-11T18:33:00Z">
                <w:pPr>
                  <w:jc w:val="both"/>
                </w:pPr>
              </w:pPrChange>
            </w:pPr>
          </w:p>
        </w:tc>
        <w:tc>
          <w:tcPr>
            <w:tcW w:w="1685" w:type="dxa"/>
            <w:tcPrChange w:id="1502" w:author="Juan Carlos Martinez Mori" w:date="2015-09-12T10:13:00Z">
              <w:tcPr>
                <w:tcW w:w="2997" w:type="dxa"/>
              </w:tcPr>
            </w:tcPrChange>
          </w:tcPr>
          <w:p w14:paraId="17738AF0" w14:textId="410AF766" w:rsidR="00E66978" w:rsidDel="00C92341" w:rsidRDefault="00E66978">
            <w:pPr>
              <w:jc w:val="center"/>
              <w:rPr>
                <w:ins w:id="1503" w:author="Juan Carlos Martinez Mori" w:date="2015-09-11T18:28:00Z"/>
                <w:del w:id="1504" w:author="Juan Carlos Martinez Mori" w:date="2015-09-12T10:18:00Z"/>
                <w:rFonts w:ascii="Times New Roman" w:hAnsi="Times New Roman" w:cs="Times New Roman"/>
                <w:b/>
              </w:rPr>
              <w:pPrChange w:id="1505" w:author="Juan Carlos Martinez Mori" w:date="2015-09-11T18:33:00Z">
                <w:pPr>
                  <w:jc w:val="both"/>
                </w:pPr>
              </w:pPrChange>
            </w:pPr>
          </w:p>
        </w:tc>
      </w:tr>
    </w:tbl>
    <w:p w14:paraId="1FE61C1C" w14:textId="77777777" w:rsidR="00C92341" w:rsidRDefault="00C92341">
      <w:pPr>
        <w:jc w:val="both"/>
        <w:rPr>
          <w:ins w:id="1506" w:author="Juan Carlos Martinez Mori" w:date="2015-09-12T10:25:00Z"/>
          <w:rFonts w:ascii="Times New Roman" w:hAnsi="Times New Roman" w:cs="Times New Roman"/>
          <w:b/>
        </w:rPr>
        <w:pPrChange w:id="1507" w:author="Juan Carlos Martinez Mori" w:date="2015-09-12T10:25:00Z">
          <w:pPr>
            <w:ind w:left="360"/>
            <w:jc w:val="both"/>
          </w:pPr>
        </w:pPrChange>
      </w:pPr>
    </w:p>
    <w:p w14:paraId="40DBC4A4" w14:textId="77777777" w:rsidR="001F42FB" w:rsidRDefault="001F42FB">
      <w:pPr>
        <w:jc w:val="both"/>
        <w:rPr>
          <w:rFonts w:ascii="Times New Roman" w:hAnsi="Times New Roman" w:cs="Times New Roman"/>
          <w:b/>
        </w:rPr>
        <w:pPrChange w:id="1508" w:author="Juan Carlos Martinez Mori" w:date="2015-09-12T10:25:00Z">
          <w:pPr>
            <w:ind w:left="360"/>
            <w:jc w:val="both"/>
          </w:pPr>
        </w:pPrChange>
      </w:pPr>
    </w:p>
    <w:p w14:paraId="5D660F52" w14:textId="77777777" w:rsidR="00D1742D" w:rsidRDefault="00D1742D">
      <w:pPr>
        <w:ind w:left="360"/>
        <w:jc w:val="both"/>
        <w:rPr>
          <w:ins w:id="1509" w:author="Juan Carlos Martinez Mori" w:date="2015-09-12T10:53:00Z"/>
          <w:rFonts w:ascii="Times New Roman" w:hAnsi="Times New Roman" w:cs="Times New Roman"/>
        </w:rPr>
      </w:pPr>
    </w:p>
    <w:p w14:paraId="2A599206" w14:textId="6D055A47" w:rsidR="00182221" w:rsidRPr="001C59DD" w:rsidDel="00AB3A58" w:rsidRDefault="00182221" w:rsidP="002F0C97">
      <w:pPr>
        <w:pStyle w:val="ListParagraph"/>
        <w:numPr>
          <w:ilvl w:val="1"/>
          <w:numId w:val="29"/>
        </w:numPr>
        <w:jc w:val="both"/>
        <w:rPr>
          <w:del w:id="1510" w:author="Juan Carlos Martinez Mori" w:date="2015-09-11T19:25:00Z"/>
          <w:rFonts w:ascii="Times New Roman" w:hAnsi="Times New Roman" w:cs="Times New Roman"/>
          <w:b/>
        </w:rPr>
        <w:pPrChange w:id="1511" w:author="Juan Carlos Martinez Mori" w:date="2015-09-12T17:43:00Z">
          <w:pPr>
            <w:pStyle w:val="ListParagraph"/>
            <w:numPr>
              <w:numId w:val="14"/>
            </w:numPr>
            <w:ind w:left="1080" w:hanging="360"/>
            <w:jc w:val="both"/>
          </w:pPr>
        </w:pPrChange>
      </w:pPr>
      <w:moveTo w:id="1512" w:author="Li, Yanning" w:date="2015-09-10T11:34:00Z">
        <w:del w:id="1513" w:author="Juan Carlos Martinez Mori" w:date="2015-09-11T19:25:00Z">
          <w:r w:rsidDel="00AB3A58">
            <w:rPr>
              <w:rFonts w:ascii="Times New Roman" w:hAnsi="Times New Roman" w:cs="Times New Roman"/>
            </w:rPr>
            <w:delText>Severe congestion as registered on November 26</w:delText>
          </w:r>
          <w:r w:rsidRPr="001C59DD" w:rsidDel="00AB3A58">
            <w:rPr>
              <w:rFonts w:ascii="Times New Roman" w:hAnsi="Times New Roman" w:cs="Times New Roman"/>
              <w:vertAlign w:val="superscript"/>
            </w:rPr>
            <w:delText>th</w:delText>
          </w:r>
          <w:r w:rsidDel="00AB3A58">
            <w:rPr>
              <w:rFonts w:ascii="Times New Roman" w:hAnsi="Times New Roman" w:cs="Times New Roman"/>
            </w:rPr>
            <w:delText>, 2014. This can be confirmed by the lowering speeds shown in figure 1b and the corroboration from the engineers that were on site. Unfortunately, as it is evident from figures 1a and 1b, great portions of data were missing. It was found that the radar sensors in the south bound direction missed an average (among the 8 radar sensors in this direction) of XX% of the vehicle counts and XX% of the vehicle speeds between XX:XX PM and XX:XX Pm. The gaps of missing data were larger as the sensors approached the construction zone; during the same time intervals, SB1 (upstream-most sensor) missed XX% of the count data and XX% of the speed data, while SB9 missed XX% and XX% of the data in the same order. This can be attributed to a longer duration of congestion near the interchange.</w:delText>
          </w:r>
        </w:del>
      </w:moveTo>
    </w:p>
    <w:p w14:paraId="4943B3C4" w14:textId="1647AF94" w:rsidR="00182221" w:rsidDel="00D1742D" w:rsidRDefault="00182221" w:rsidP="00182221">
      <w:pPr>
        <w:ind w:left="360"/>
        <w:jc w:val="both"/>
        <w:rPr>
          <w:ins w:id="1514" w:author="Juan Carlos Martinez Mori" w:date="2015-09-12T10:27:00Z"/>
          <w:del w:id="1515" w:author="Juan Carlos Martinez Mori" w:date="2015-09-12T10:53:00Z"/>
          <w:rFonts w:ascii="Times New Roman" w:hAnsi="Times New Roman" w:cs="Times New Roman"/>
          <w:b/>
        </w:rPr>
      </w:pPr>
      <w:moveTo w:id="1516" w:author="Li, Yanning" w:date="2015-09-10T11:34:00Z">
        <w:r>
          <w:rPr>
            <w:rFonts w:ascii="Times New Roman" w:hAnsi="Times New Roman" w:cs="Times New Roman"/>
            <w:b/>
          </w:rPr>
          <w:t>I-80</w:t>
        </w:r>
      </w:moveTo>
    </w:p>
    <w:p w14:paraId="380A49DA" w14:textId="57BF3E65" w:rsidR="00D1742D" w:rsidRPr="002F0C97" w:rsidRDefault="00846B2B" w:rsidP="002F0C97">
      <w:pPr>
        <w:pStyle w:val="ListParagraph"/>
        <w:numPr>
          <w:ilvl w:val="1"/>
          <w:numId w:val="9"/>
        </w:numPr>
        <w:jc w:val="both"/>
        <w:rPr>
          <w:rFonts w:ascii="Times New Roman" w:hAnsi="Times New Roman" w:cs="Times New Roman"/>
          <w:rPrChange w:id="1517" w:author="Juan Carlos Martinez Mori" w:date="2015-09-12T17:43:00Z">
            <w:rPr>
              <w:rFonts w:ascii="Times New Roman" w:hAnsi="Times New Roman" w:cs="Times New Roman"/>
              <w:b/>
            </w:rPr>
          </w:rPrChange>
        </w:rPr>
        <w:pPrChange w:id="1518" w:author="Juan Carlos Martinez Mori" w:date="2015-09-12T17:43:00Z">
          <w:pPr>
            <w:ind w:left="360"/>
            <w:jc w:val="both"/>
          </w:pPr>
        </w:pPrChange>
      </w:pPr>
      <w:ins w:id="1519" w:author="Juan Carlos Martinez Mori" w:date="2015-09-12T10:27:00Z">
        <w:del w:id="1520" w:author="Juan Carlos Martinez Mori" w:date="2015-09-12T10:53:00Z">
          <w:r w:rsidRPr="002F0C97" w:rsidDel="00D1742D">
            <w:rPr>
              <w:rFonts w:ascii="Times New Roman" w:hAnsi="Times New Roman" w:cs="Times New Roman"/>
              <w:rPrChange w:id="1521" w:author="Juan Carlos Martinez Mori" w:date="2015-09-12T17:43:00Z">
                <w:rPr/>
              </w:rPrChange>
            </w:rPr>
            <w:delText>N</w:delText>
          </w:r>
        </w:del>
      </w:ins>
      <w:ins w:id="1522" w:author="Juan Carlos Martinez Mori" w:date="2015-09-12T10:28:00Z">
        <w:del w:id="1523" w:author="Juan Carlos Martinez Mori" w:date="2015-09-12T10:53:00Z">
          <w:r w:rsidRPr="002F0C97" w:rsidDel="00D1742D">
            <w:rPr>
              <w:rFonts w:ascii="Times New Roman" w:hAnsi="Times New Roman" w:cs="Times New Roman"/>
              <w:rPrChange w:id="1524" w:author="Juan Carlos Martinez Mori" w:date="2015-09-12T17:43:00Z">
                <w:rPr/>
              </w:rPrChange>
            </w:rPr>
            <w:delText xml:space="preserve">ote that in the following </w:delText>
          </w:r>
          <w:r w:rsidR="00B0021C" w:rsidRPr="002F0C97" w:rsidDel="00D1742D">
            <w:rPr>
              <w:rFonts w:ascii="Times New Roman" w:hAnsi="Times New Roman" w:cs="Times New Roman"/>
              <w:rPrChange w:id="1525" w:author="Juan Carlos Martinez Mori" w:date="2015-09-12T17:43:00Z">
                <w:rPr/>
              </w:rPrChange>
            </w:rPr>
            <w:delText>table</w:delText>
          </w:r>
          <w:r w:rsidRPr="002F0C97" w:rsidDel="00D1742D">
            <w:rPr>
              <w:rFonts w:ascii="Times New Roman" w:hAnsi="Times New Roman" w:cs="Times New Roman"/>
              <w:rPrChange w:id="1526" w:author="Juan Carlos Martinez Mori" w:date="2015-09-12T17:43:00Z">
                <w:rPr/>
              </w:rPrChange>
            </w:rPr>
            <w:delText xml:space="preserve">, the </w:delText>
          </w:r>
        </w:del>
        <w:del w:id="1527" w:author="Juan Carlos Martinez Mori" w:date="2015-09-12T10:52:00Z">
          <w:r w:rsidRPr="002F0C97" w:rsidDel="00D1742D">
            <w:rPr>
              <w:rFonts w:ascii="Times New Roman" w:hAnsi="Times New Roman" w:cs="Times New Roman"/>
              <w:rPrChange w:id="1528" w:author="Juan Carlos Martinez Mori" w:date="2015-09-12T17:43:00Z">
                <w:rPr/>
              </w:rPrChange>
            </w:rPr>
            <w:delText>symbol ‘*’ denotes a RTMS sensor.</w:delText>
          </w:r>
        </w:del>
      </w:ins>
    </w:p>
    <w:tbl>
      <w:tblPr>
        <w:tblStyle w:val="TableGrid"/>
        <w:tblW w:w="0" w:type="auto"/>
        <w:jc w:val="center"/>
        <w:tblLook w:val="04A0" w:firstRow="1" w:lastRow="0" w:firstColumn="1" w:lastColumn="0" w:noHBand="0" w:noVBand="1"/>
        <w:tblPrChange w:id="1529" w:author="Juan Carlos Martinez Mori" w:date="2015-09-12T10:31:00Z">
          <w:tblPr>
            <w:tblStyle w:val="TableGrid"/>
            <w:tblW w:w="0" w:type="auto"/>
            <w:tblInd w:w="360" w:type="dxa"/>
            <w:tblLook w:val="04A0" w:firstRow="1" w:lastRow="0" w:firstColumn="1" w:lastColumn="0" w:noHBand="0" w:noVBand="1"/>
          </w:tblPr>
        </w:tblPrChange>
      </w:tblPr>
      <w:tblGrid>
        <w:gridCol w:w="1525"/>
        <w:gridCol w:w="1620"/>
        <w:tblGridChange w:id="1530">
          <w:tblGrid>
            <w:gridCol w:w="3145"/>
            <w:gridCol w:w="1350"/>
            <w:gridCol w:w="4495"/>
          </w:tblGrid>
        </w:tblGridChange>
      </w:tblGrid>
      <w:tr w:rsidR="00B0021C" w:rsidDel="00D1742D" w14:paraId="002211D7" w14:textId="6A262C7F" w:rsidTr="00D1742D">
        <w:trPr>
          <w:trHeight w:val="289"/>
          <w:jc w:val="center"/>
          <w:ins w:id="1531" w:author="Juan Carlos Martinez Mori" w:date="2015-09-12T10:29:00Z"/>
          <w:del w:id="1532" w:author="Juan Carlos Martinez Mori" w:date="2015-09-12T10:48:00Z"/>
          <w:trPrChange w:id="1533" w:author="Juan Carlos Martinez Mori" w:date="2015-09-12T10:31:00Z">
            <w:trPr>
              <w:gridAfter w:val="0"/>
              <w:trHeight w:val="289"/>
            </w:trPr>
          </w:trPrChange>
        </w:trPr>
        <w:tc>
          <w:tcPr>
            <w:tcW w:w="3145" w:type="dxa"/>
            <w:gridSpan w:val="2"/>
            <w:tcPrChange w:id="1534" w:author="Juan Carlos Martinez Mori" w:date="2015-09-12T10:31:00Z">
              <w:tcPr>
                <w:tcW w:w="3145" w:type="dxa"/>
              </w:tcPr>
            </w:tcPrChange>
          </w:tcPr>
          <w:p w14:paraId="2BD4B513" w14:textId="4D9E9957" w:rsidR="00B0021C" w:rsidDel="00D1742D" w:rsidRDefault="00B0021C">
            <w:pPr>
              <w:jc w:val="center"/>
              <w:rPr>
                <w:ins w:id="1535" w:author="Juan Carlos Martinez Mori" w:date="2015-09-12T10:31:00Z"/>
                <w:del w:id="1536" w:author="Juan Carlos Martinez Mori" w:date="2015-09-12T10:48:00Z"/>
                <w:rFonts w:ascii="Times New Roman" w:hAnsi="Times New Roman" w:cs="Times New Roman"/>
                <w:b/>
              </w:rPr>
              <w:pPrChange w:id="1537" w:author="Juan Carlos Martinez Mori" w:date="2015-09-12T10:31:00Z">
                <w:pPr>
                  <w:jc w:val="both"/>
                </w:pPr>
              </w:pPrChange>
            </w:pPr>
            <w:ins w:id="1538" w:author="Juan Carlos Martinez Mori" w:date="2015-09-12T10:30:00Z">
              <w:del w:id="1539" w:author="Juan Carlos Martinez Mori" w:date="2015-09-12T10:48:00Z">
                <w:r w:rsidDel="00D1742D">
                  <w:rPr>
                    <w:rFonts w:ascii="Times New Roman" w:hAnsi="Times New Roman" w:cs="Times New Roman"/>
                    <w:b/>
                  </w:rPr>
                  <w:delText>Sensor Pairs Percent Change</w:delText>
                </w:r>
              </w:del>
            </w:ins>
          </w:p>
          <w:p w14:paraId="729603F0" w14:textId="78A196E1" w:rsidR="00B0021C" w:rsidRPr="006B4818" w:rsidDel="00D1742D" w:rsidRDefault="00B0021C">
            <w:pPr>
              <w:jc w:val="center"/>
              <w:rPr>
                <w:ins w:id="1540" w:author="Juan Carlos Martinez Mori" w:date="2015-09-12T10:29:00Z"/>
                <w:del w:id="1541" w:author="Juan Carlos Martinez Mori" w:date="2015-09-12T10:48:00Z"/>
                <w:rFonts w:ascii="Times New Roman" w:hAnsi="Times New Roman" w:cs="Times New Roman"/>
                <w:b/>
              </w:rPr>
              <w:pPrChange w:id="1542" w:author="Juan Carlos Martinez Mori" w:date="2015-09-12T10:31:00Z">
                <w:pPr>
                  <w:jc w:val="both"/>
                </w:pPr>
              </w:pPrChange>
            </w:pPr>
            <w:ins w:id="1543" w:author="Juan Carlos Martinez Mori" w:date="2015-09-12T10:31:00Z">
              <w:del w:id="1544" w:author="Juan Carlos Martinez Mori" w:date="2015-09-12T10:48:00Z">
                <w:r w:rsidDel="00D1742D">
                  <w:rPr>
                    <w:rFonts w:ascii="Times New Roman" w:hAnsi="Times New Roman" w:cs="Times New Roman"/>
                    <w:b/>
                  </w:rPr>
                  <w:delText>May 2015</w:delText>
                </w:r>
              </w:del>
            </w:ins>
          </w:p>
        </w:tc>
      </w:tr>
      <w:tr w:rsidR="0070089C" w:rsidDel="00D1742D" w14:paraId="2E52D50E" w14:textId="7172CA46" w:rsidTr="00D1742D">
        <w:trPr>
          <w:trHeight w:val="289"/>
          <w:jc w:val="center"/>
          <w:ins w:id="1545" w:author="Juan Carlos Martinez Mori" w:date="2015-09-11T21:02:00Z"/>
          <w:del w:id="1546" w:author="Juan Carlos Martinez Mori" w:date="2015-09-12T10:48:00Z"/>
        </w:trPr>
        <w:tc>
          <w:tcPr>
            <w:tcW w:w="1525" w:type="dxa"/>
            <w:tcPrChange w:id="1547" w:author="Juan Carlos Martinez Mori" w:date="2015-09-12T10:31:00Z">
              <w:tcPr>
                <w:tcW w:w="4675" w:type="dxa"/>
                <w:gridSpan w:val="2"/>
              </w:tcPr>
            </w:tcPrChange>
          </w:tcPr>
          <w:p w14:paraId="381EC695" w14:textId="10D195BF" w:rsidR="0070089C" w:rsidRPr="006B4818" w:rsidDel="00D1742D" w:rsidRDefault="00837570" w:rsidP="009D0D37">
            <w:pPr>
              <w:jc w:val="both"/>
              <w:rPr>
                <w:ins w:id="1548" w:author="Juan Carlos Martinez Mori" w:date="2015-09-11T21:02:00Z"/>
                <w:del w:id="1549" w:author="Juan Carlos Martinez Mori" w:date="2015-09-12T10:48:00Z"/>
                <w:rFonts w:ascii="Times New Roman" w:hAnsi="Times New Roman" w:cs="Times New Roman"/>
                <w:b/>
                <w:rPrChange w:id="1550" w:author="Juan Carlos Martinez Mori" w:date="2015-09-11T21:08:00Z">
                  <w:rPr>
                    <w:ins w:id="1551" w:author="Juan Carlos Martinez Mori" w:date="2015-09-11T21:02:00Z"/>
                    <w:del w:id="1552" w:author="Juan Carlos Martinez Mori" w:date="2015-09-12T10:48:00Z"/>
                    <w:rFonts w:ascii="Times New Roman" w:hAnsi="Times New Roman" w:cs="Times New Roman"/>
                  </w:rPr>
                </w:rPrChange>
              </w:rPr>
            </w:pPr>
            <w:ins w:id="1553" w:author="Juan Carlos Martinez Mori" w:date="2015-09-11T21:03:00Z">
              <w:del w:id="1554" w:author="Juan Carlos Martinez Mori" w:date="2015-09-12T10:48:00Z">
                <w:r w:rsidRPr="006B4818" w:rsidDel="00D1742D">
                  <w:rPr>
                    <w:rFonts w:ascii="Times New Roman" w:hAnsi="Times New Roman" w:cs="Times New Roman"/>
                    <w:b/>
                    <w:rPrChange w:id="1555" w:author="Juan Carlos Martinez Mori" w:date="2015-09-11T21:08:00Z">
                      <w:rPr>
                        <w:rFonts w:ascii="Times New Roman" w:hAnsi="Times New Roman" w:cs="Times New Roman"/>
                      </w:rPr>
                    </w:rPrChange>
                  </w:rPr>
                  <w:delText>Initial - Final</w:delText>
                </w:r>
              </w:del>
            </w:ins>
          </w:p>
        </w:tc>
        <w:tc>
          <w:tcPr>
            <w:tcW w:w="1620" w:type="dxa"/>
            <w:tcPrChange w:id="1556" w:author="Juan Carlos Martinez Mori" w:date="2015-09-12T10:31:00Z">
              <w:tcPr>
                <w:tcW w:w="4675" w:type="dxa"/>
              </w:tcPr>
            </w:tcPrChange>
          </w:tcPr>
          <w:p w14:paraId="0FB50378" w14:textId="37FC9F29" w:rsidR="0070089C" w:rsidRPr="006B4818" w:rsidDel="00D1742D" w:rsidRDefault="00BC0436" w:rsidP="009D0D37">
            <w:pPr>
              <w:jc w:val="both"/>
              <w:rPr>
                <w:ins w:id="1557" w:author="Juan Carlos Martinez Mori" w:date="2015-09-11T21:02:00Z"/>
                <w:del w:id="1558" w:author="Juan Carlos Martinez Mori" w:date="2015-09-12T10:48:00Z"/>
                <w:rFonts w:ascii="Times New Roman" w:hAnsi="Times New Roman" w:cs="Times New Roman"/>
                <w:b/>
                <w:rPrChange w:id="1559" w:author="Juan Carlos Martinez Mori" w:date="2015-09-11T21:08:00Z">
                  <w:rPr>
                    <w:ins w:id="1560" w:author="Juan Carlos Martinez Mori" w:date="2015-09-11T21:02:00Z"/>
                    <w:del w:id="1561" w:author="Juan Carlos Martinez Mori" w:date="2015-09-12T10:48:00Z"/>
                    <w:rFonts w:ascii="Times New Roman" w:hAnsi="Times New Roman" w:cs="Times New Roman"/>
                  </w:rPr>
                </w:rPrChange>
              </w:rPr>
            </w:pPr>
            <w:ins w:id="1562" w:author="Juan Carlos Martinez Mori" w:date="2015-09-11T21:03:00Z">
              <w:del w:id="1563" w:author="Juan Carlos Martinez Mori" w:date="2015-09-12T10:48:00Z">
                <w:r w:rsidRPr="006B4818" w:rsidDel="00D1742D">
                  <w:rPr>
                    <w:rFonts w:ascii="Times New Roman" w:hAnsi="Times New Roman" w:cs="Times New Roman"/>
                    <w:b/>
                    <w:rPrChange w:id="1564" w:author="Juan Carlos Martinez Mori" w:date="2015-09-11T21:08:00Z">
                      <w:rPr>
                        <w:rFonts w:ascii="Times New Roman" w:hAnsi="Times New Roman" w:cs="Times New Roman"/>
                      </w:rPr>
                    </w:rPrChange>
                  </w:rPr>
                  <w:delText>% Difference</w:delText>
                </w:r>
              </w:del>
            </w:ins>
          </w:p>
        </w:tc>
      </w:tr>
      <w:tr w:rsidR="0070089C" w:rsidDel="00D1742D" w14:paraId="14FDD282" w14:textId="5236EB20" w:rsidTr="00D1742D">
        <w:trPr>
          <w:trHeight w:val="289"/>
          <w:jc w:val="center"/>
          <w:ins w:id="1565" w:author="Juan Carlos Martinez Mori" w:date="2015-09-11T21:02:00Z"/>
          <w:del w:id="1566" w:author="Juan Carlos Martinez Mori" w:date="2015-09-12T10:48:00Z"/>
        </w:trPr>
        <w:tc>
          <w:tcPr>
            <w:tcW w:w="1525" w:type="dxa"/>
            <w:tcPrChange w:id="1567" w:author="Juan Carlos Martinez Mori" w:date="2015-09-12T10:31:00Z">
              <w:tcPr>
                <w:tcW w:w="4675" w:type="dxa"/>
                <w:gridSpan w:val="2"/>
              </w:tcPr>
            </w:tcPrChange>
          </w:tcPr>
          <w:p w14:paraId="3AC45859" w14:textId="2AB59B64" w:rsidR="0070089C" w:rsidRPr="006B4818" w:rsidDel="00D1742D" w:rsidRDefault="0070089C" w:rsidP="009D0D37">
            <w:pPr>
              <w:jc w:val="both"/>
              <w:rPr>
                <w:ins w:id="1568" w:author="Juan Carlos Martinez Mori" w:date="2015-09-11T21:02:00Z"/>
                <w:del w:id="1569" w:author="Juan Carlos Martinez Mori" w:date="2015-09-12T10:48:00Z"/>
                <w:rFonts w:ascii="Times New Roman" w:hAnsi="Times New Roman" w:cs="Times New Roman"/>
                <w:b/>
                <w:rPrChange w:id="1570" w:author="Juan Carlos Martinez Mori" w:date="2015-09-11T21:08:00Z">
                  <w:rPr>
                    <w:ins w:id="1571" w:author="Juan Carlos Martinez Mori" w:date="2015-09-11T21:02:00Z"/>
                    <w:del w:id="1572" w:author="Juan Carlos Martinez Mori" w:date="2015-09-12T10:48:00Z"/>
                    <w:rFonts w:ascii="Times New Roman" w:hAnsi="Times New Roman" w:cs="Times New Roman"/>
                  </w:rPr>
                </w:rPrChange>
              </w:rPr>
            </w:pPr>
            <w:ins w:id="1573" w:author="Juan Carlos Martinez Mori" w:date="2015-09-11T21:02:00Z">
              <w:del w:id="1574" w:author="Juan Carlos Martinez Mori" w:date="2015-09-12T10:48:00Z">
                <w:r w:rsidRPr="006B4818" w:rsidDel="00D1742D">
                  <w:rPr>
                    <w:rFonts w:ascii="Times New Roman" w:hAnsi="Times New Roman" w:cs="Times New Roman"/>
                    <w:b/>
                  </w:rPr>
                  <w:delText>EB4 – EB5</w:delText>
                </w:r>
              </w:del>
            </w:ins>
            <w:ins w:id="1575" w:author="Juan Carlos Martinez Mori" w:date="2015-09-11T21:03:00Z">
              <w:del w:id="1576" w:author="Juan Carlos Martinez Mori" w:date="2015-09-12T10:48:00Z">
                <w:r w:rsidRPr="006B4818" w:rsidDel="00D1742D">
                  <w:rPr>
                    <w:rFonts w:ascii="Times New Roman" w:hAnsi="Times New Roman" w:cs="Times New Roman"/>
                    <w:b/>
                  </w:rPr>
                  <w:delText>*</w:delText>
                </w:r>
              </w:del>
            </w:ins>
          </w:p>
        </w:tc>
        <w:tc>
          <w:tcPr>
            <w:tcW w:w="1620" w:type="dxa"/>
            <w:tcPrChange w:id="1577" w:author="Juan Carlos Martinez Mori" w:date="2015-09-12T10:31:00Z">
              <w:tcPr>
                <w:tcW w:w="4675" w:type="dxa"/>
              </w:tcPr>
            </w:tcPrChange>
          </w:tcPr>
          <w:p w14:paraId="197E1524" w14:textId="14170567" w:rsidR="0070089C" w:rsidDel="00D1742D" w:rsidRDefault="0070089C" w:rsidP="009D0D37">
            <w:pPr>
              <w:jc w:val="both"/>
              <w:rPr>
                <w:ins w:id="1578" w:author="Juan Carlos Martinez Mori" w:date="2015-09-11T21:02:00Z"/>
                <w:del w:id="1579" w:author="Juan Carlos Martinez Mori" w:date="2015-09-12T10:48:00Z"/>
                <w:rFonts w:ascii="Times New Roman" w:hAnsi="Times New Roman" w:cs="Times New Roman"/>
              </w:rPr>
            </w:pPr>
          </w:p>
        </w:tc>
      </w:tr>
      <w:tr w:rsidR="0070089C" w:rsidDel="00D1742D" w14:paraId="5A671EE5" w14:textId="1FA93F5A" w:rsidTr="00D1742D">
        <w:trPr>
          <w:trHeight w:val="289"/>
          <w:jc w:val="center"/>
          <w:ins w:id="1580" w:author="Juan Carlos Martinez Mori" w:date="2015-09-11T21:02:00Z"/>
          <w:del w:id="1581" w:author="Juan Carlos Martinez Mori" w:date="2015-09-12T10:48:00Z"/>
        </w:trPr>
        <w:tc>
          <w:tcPr>
            <w:tcW w:w="1525" w:type="dxa"/>
            <w:tcPrChange w:id="1582" w:author="Juan Carlos Martinez Mori" w:date="2015-09-12T10:31:00Z">
              <w:tcPr>
                <w:tcW w:w="4675" w:type="dxa"/>
                <w:gridSpan w:val="2"/>
              </w:tcPr>
            </w:tcPrChange>
          </w:tcPr>
          <w:p w14:paraId="68818331" w14:textId="1FE718FF" w:rsidR="0070089C" w:rsidRPr="006B4818" w:rsidDel="00D1742D" w:rsidRDefault="0070089C" w:rsidP="009D0D37">
            <w:pPr>
              <w:jc w:val="both"/>
              <w:rPr>
                <w:ins w:id="1583" w:author="Juan Carlos Martinez Mori" w:date="2015-09-11T21:02:00Z"/>
                <w:del w:id="1584" w:author="Juan Carlos Martinez Mori" w:date="2015-09-12T10:48:00Z"/>
                <w:rFonts w:ascii="Times New Roman" w:hAnsi="Times New Roman" w:cs="Times New Roman"/>
                <w:b/>
                <w:rPrChange w:id="1585" w:author="Juan Carlos Martinez Mori" w:date="2015-09-11T21:08:00Z">
                  <w:rPr>
                    <w:ins w:id="1586" w:author="Juan Carlos Martinez Mori" w:date="2015-09-11T21:02:00Z"/>
                    <w:del w:id="1587" w:author="Juan Carlos Martinez Mori" w:date="2015-09-12T10:48:00Z"/>
                    <w:rFonts w:ascii="Times New Roman" w:hAnsi="Times New Roman" w:cs="Times New Roman"/>
                  </w:rPr>
                </w:rPrChange>
              </w:rPr>
            </w:pPr>
            <w:ins w:id="1588" w:author="Juan Carlos Martinez Mori" w:date="2015-09-11T21:02:00Z">
              <w:del w:id="1589" w:author="Juan Carlos Martinez Mori" w:date="2015-09-12T10:48:00Z">
                <w:r w:rsidRPr="006B4818" w:rsidDel="00D1742D">
                  <w:rPr>
                    <w:rFonts w:ascii="Times New Roman" w:hAnsi="Times New Roman" w:cs="Times New Roman"/>
                    <w:b/>
                    <w:rPrChange w:id="1590" w:author="Juan Carlos Martinez Mori" w:date="2015-09-11T21:08:00Z">
                      <w:rPr>
                        <w:rFonts w:ascii="Times New Roman" w:hAnsi="Times New Roman" w:cs="Times New Roman"/>
                      </w:rPr>
                    </w:rPrChange>
                  </w:rPr>
                  <w:delText>EB4 – EB6</w:delText>
                </w:r>
              </w:del>
            </w:ins>
          </w:p>
        </w:tc>
        <w:tc>
          <w:tcPr>
            <w:tcW w:w="1620" w:type="dxa"/>
            <w:tcPrChange w:id="1591" w:author="Juan Carlos Martinez Mori" w:date="2015-09-12T10:31:00Z">
              <w:tcPr>
                <w:tcW w:w="4675" w:type="dxa"/>
              </w:tcPr>
            </w:tcPrChange>
          </w:tcPr>
          <w:p w14:paraId="4B92D0F5" w14:textId="7FB6B777" w:rsidR="0070089C" w:rsidDel="00D1742D" w:rsidRDefault="0070089C" w:rsidP="009D0D37">
            <w:pPr>
              <w:jc w:val="both"/>
              <w:rPr>
                <w:ins w:id="1592" w:author="Juan Carlos Martinez Mori" w:date="2015-09-11T21:02:00Z"/>
                <w:del w:id="1593" w:author="Juan Carlos Martinez Mori" w:date="2015-09-12T10:48:00Z"/>
                <w:rFonts w:ascii="Times New Roman" w:hAnsi="Times New Roman" w:cs="Times New Roman"/>
              </w:rPr>
            </w:pPr>
          </w:p>
        </w:tc>
      </w:tr>
      <w:tr w:rsidR="0070089C" w:rsidDel="00D1742D" w14:paraId="08217A8D" w14:textId="5244C533" w:rsidTr="00D1742D">
        <w:trPr>
          <w:trHeight w:val="289"/>
          <w:jc w:val="center"/>
          <w:ins w:id="1594" w:author="Juan Carlos Martinez Mori" w:date="2015-09-11T21:02:00Z"/>
          <w:del w:id="1595" w:author="Juan Carlos Martinez Mori" w:date="2015-09-12T10:48:00Z"/>
        </w:trPr>
        <w:tc>
          <w:tcPr>
            <w:tcW w:w="1525" w:type="dxa"/>
            <w:tcPrChange w:id="1596" w:author="Juan Carlos Martinez Mori" w:date="2015-09-12T10:31:00Z">
              <w:tcPr>
                <w:tcW w:w="4675" w:type="dxa"/>
                <w:gridSpan w:val="2"/>
              </w:tcPr>
            </w:tcPrChange>
          </w:tcPr>
          <w:p w14:paraId="41191381" w14:textId="6A2C3077" w:rsidR="0070089C" w:rsidRPr="006B4818" w:rsidDel="00D1742D" w:rsidRDefault="0070089C" w:rsidP="009D0D37">
            <w:pPr>
              <w:jc w:val="both"/>
              <w:rPr>
                <w:ins w:id="1597" w:author="Juan Carlos Martinez Mori" w:date="2015-09-11T21:02:00Z"/>
                <w:del w:id="1598" w:author="Juan Carlos Martinez Mori" w:date="2015-09-12T10:48:00Z"/>
                <w:rFonts w:ascii="Times New Roman" w:hAnsi="Times New Roman" w:cs="Times New Roman"/>
                <w:b/>
                <w:rPrChange w:id="1599" w:author="Juan Carlos Martinez Mori" w:date="2015-09-11T21:08:00Z">
                  <w:rPr>
                    <w:ins w:id="1600" w:author="Juan Carlos Martinez Mori" w:date="2015-09-11T21:02:00Z"/>
                    <w:del w:id="1601" w:author="Juan Carlos Martinez Mori" w:date="2015-09-12T10:48:00Z"/>
                    <w:rFonts w:ascii="Times New Roman" w:hAnsi="Times New Roman" w:cs="Times New Roman"/>
                  </w:rPr>
                </w:rPrChange>
              </w:rPr>
            </w:pPr>
            <w:ins w:id="1602" w:author="Juan Carlos Martinez Mori" w:date="2015-09-11T21:02:00Z">
              <w:del w:id="1603" w:author="Juan Carlos Martinez Mori" w:date="2015-09-12T10:48:00Z">
                <w:r w:rsidRPr="006B4818" w:rsidDel="00D1742D">
                  <w:rPr>
                    <w:rFonts w:ascii="Times New Roman" w:hAnsi="Times New Roman" w:cs="Times New Roman"/>
                    <w:b/>
                    <w:rPrChange w:id="1604" w:author="Juan Carlos Martinez Mori" w:date="2015-09-11T21:08:00Z">
                      <w:rPr>
                        <w:rFonts w:ascii="Times New Roman" w:hAnsi="Times New Roman" w:cs="Times New Roman"/>
                      </w:rPr>
                    </w:rPrChange>
                  </w:rPr>
                  <w:delText>EB</w:delText>
                </w:r>
              </w:del>
            </w:ins>
            <w:ins w:id="1605" w:author="Juan Carlos Martinez Mori" w:date="2015-09-11T21:03:00Z">
              <w:del w:id="1606" w:author="Juan Carlos Martinez Mori" w:date="2015-09-12T10:48:00Z">
                <w:r w:rsidRPr="006B4818" w:rsidDel="00D1742D">
                  <w:rPr>
                    <w:rFonts w:ascii="Times New Roman" w:hAnsi="Times New Roman" w:cs="Times New Roman"/>
                    <w:b/>
                    <w:rPrChange w:id="1607" w:author="Juan Carlos Martinez Mori" w:date="2015-09-11T21:08:00Z">
                      <w:rPr>
                        <w:rFonts w:ascii="Times New Roman" w:hAnsi="Times New Roman" w:cs="Times New Roman"/>
                      </w:rPr>
                    </w:rPrChange>
                  </w:rPr>
                  <w:delText>7</w:delText>
                </w:r>
              </w:del>
            </w:ins>
            <w:ins w:id="1608" w:author="Juan Carlos Martinez Mori" w:date="2015-09-11T21:02:00Z">
              <w:del w:id="1609" w:author="Juan Carlos Martinez Mori" w:date="2015-09-12T10:48:00Z">
                <w:r w:rsidRPr="006B4818" w:rsidDel="00D1742D">
                  <w:rPr>
                    <w:rFonts w:ascii="Times New Roman" w:hAnsi="Times New Roman" w:cs="Times New Roman"/>
                    <w:b/>
                    <w:rPrChange w:id="1610" w:author="Juan Carlos Martinez Mori" w:date="2015-09-11T21:08:00Z">
                      <w:rPr>
                        <w:rFonts w:ascii="Times New Roman" w:hAnsi="Times New Roman" w:cs="Times New Roman"/>
                      </w:rPr>
                    </w:rPrChange>
                  </w:rPr>
                  <w:delText xml:space="preserve"> – EB</w:delText>
                </w:r>
              </w:del>
            </w:ins>
            <w:ins w:id="1611" w:author="Juan Carlos Martinez Mori" w:date="2015-09-11T21:03:00Z">
              <w:del w:id="1612" w:author="Juan Carlos Martinez Mori" w:date="2015-09-12T10:48:00Z">
                <w:r w:rsidRPr="006B4818" w:rsidDel="00D1742D">
                  <w:rPr>
                    <w:rFonts w:ascii="Times New Roman" w:hAnsi="Times New Roman" w:cs="Times New Roman"/>
                    <w:b/>
                    <w:rPrChange w:id="1613" w:author="Juan Carlos Martinez Mori" w:date="2015-09-11T21:08:00Z">
                      <w:rPr>
                        <w:rFonts w:ascii="Times New Roman" w:hAnsi="Times New Roman" w:cs="Times New Roman"/>
                      </w:rPr>
                    </w:rPrChange>
                  </w:rPr>
                  <w:delText>8*</w:delText>
                </w:r>
              </w:del>
            </w:ins>
          </w:p>
        </w:tc>
        <w:tc>
          <w:tcPr>
            <w:tcW w:w="1620" w:type="dxa"/>
            <w:tcPrChange w:id="1614" w:author="Juan Carlos Martinez Mori" w:date="2015-09-12T10:31:00Z">
              <w:tcPr>
                <w:tcW w:w="4675" w:type="dxa"/>
              </w:tcPr>
            </w:tcPrChange>
          </w:tcPr>
          <w:p w14:paraId="7A0E0D4F" w14:textId="3C4C32C7" w:rsidR="0070089C" w:rsidDel="00D1742D" w:rsidRDefault="0070089C" w:rsidP="009D0D37">
            <w:pPr>
              <w:jc w:val="both"/>
              <w:rPr>
                <w:ins w:id="1615" w:author="Juan Carlos Martinez Mori" w:date="2015-09-11T21:02:00Z"/>
                <w:del w:id="1616" w:author="Juan Carlos Martinez Mori" w:date="2015-09-12T10:48:00Z"/>
                <w:rFonts w:ascii="Times New Roman" w:hAnsi="Times New Roman" w:cs="Times New Roman"/>
              </w:rPr>
            </w:pPr>
          </w:p>
        </w:tc>
      </w:tr>
      <w:tr w:rsidR="0070089C" w:rsidDel="00D1742D" w14:paraId="573E0D1B" w14:textId="27F0AD10" w:rsidTr="00D1742D">
        <w:trPr>
          <w:trHeight w:val="289"/>
          <w:jc w:val="center"/>
          <w:ins w:id="1617" w:author="Juan Carlos Martinez Mori" w:date="2015-09-11T21:02:00Z"/>
          <w:del w:id="1618" w:author="Juan Carlos Martinez Mori" w:date="2015-09-12T10:48:00Z"/>
        </w:trPr>
        <w:tc>
          <w:tcPr>
            <w:tcW w:w="1525" w:type="dxa"/>
            <w:tcPrChange w:id="1619" w:author="Juan Carlos Martinez Mori" w:date="2015-09-12T10:31:00Z">
              <w:tcPr>
                <w:tcW w:w="4675" w:type="dxa"/>
                <w:gridSpan w:val="2"/>
              </w:tcPr>
            </w:tcPrChange>
          </w:tcPr>
          <w:p w14:paraId="0767279A" w14:textId="532C4C47" w:rsidR="0070089C" w:rsidRPr="006B4818" w:rsidDel="00D1742D" w:rsidRDefault="0070089C" w:rsidP="009D0D37">
            <w:pPr>
              <w:jc w:val="both"/>
              <w:rPr>
                <w:ins w:id="1620" w:author="Juan Carlos Martinez Mori" w:date="2015-09-11T21:02:00Z"/>
                <w:del w:id="1621" w:author="Juan Carlos Martinez Mori" w:date="2015-09-12T10:48:00Z"/>
                <w:rFonts w:ascii="Times New Roman" w:hAnsi="Times New Roman" w:cs="Times New Roman"/>
                <w:b/>
                <w:rPrChange w:id="1622" w:author="Juan Carlos Martinez Mori" w:date="2015-09-11T21:08:00Z">
                  <w:rPr>
                    <w:ins w:id="1623" w:author="Juan Carlos Martinez Mori" w:date="2015-09-11T21:02:00Z"/>
                    <w:del w:id="1624" w:author="Juan Carlos Martinez Mori" w:date="2015-09-12T10:48:00Z"/>
                    <w:rFonts w:ascii="Times New Roman" w:hAnsi="Times New Roman" w:cs="Times New Roman"/>
                  </w:rPr>
                </w:rPrChange>
              </w:rPr>
            </w:pPr>
            <w:ins w:id="1625" w:author="Juan Carlos Martinez Mori" w:date="2015-09-11T21:03:00Z">
              <w:del w:id="1626" w:author="Juan Carlos Martinez Mori" w:date="2015-09-12T10:48:00Z">
                <w:r w:rsidRPr="006B4818" w:rsidDel="00D1742D">
                  <w:rPr>
                    <w:rFonts w:ascii="Times New Roman" w:hAnsi="Times New Roman" w:cs="Times New Roman"/>
                    <w:b/>
                    <w:rPrChange w:id="1627" w:author="Juan Carlos Martinez Mori" w:date="2015-09-11T21:08:00Z">
                      <w:rPr>
                        <w:rFonts w:ascii="Times New Roman" w:hAnsi="Times New Roman" w:cs="Times New Roman"/>
                      </w:rPr>
                    </w:rPrChange>
                  </w:rPr>
                  <w:delText>EB7 – EB9</w:delText>
                </w:r>
              </w:del>
            </w:ins>
          </w:p>
        </w:tc>
        <w:tc>
          <w:tcPr>
            <w:tcW w:w="1620" w:type="dxa"/>
            <w:tcPrChange w:id="1628" w:author="Juan Carlos Martinez Mori" w:date="2015-09-12T10:31:00Z">
              <w:tcPr>
                <w:tcW w:w="4675" w:type="dxa"/>
              </w:tcPr>
            </w:tcPrChange>
          </w:tcPr>
          <w:p w14:paraId="1B66F126" w14:textId="65772C70" w:rsidR="0070089C" w:rsidDel="00D1742D" w:rsidRDefault="0070089C" w:rsidP="009D0D37">
            <w:pPr>
              <w:jc w:val="both"/>
              <w:rPr>
                <w:ins w:id="1629" w:author="Juan Carlos Martinez Mori" w:date="2015-09-11T21:02:00Z"/>
                <w:del w:id="1630" w:author="Juan Carlos Martinez Mori" w:date="2015-09-12T10:48:00Z"/>
                <w:rFonts w:ascii="Times New Roman" w:hAnsi="Times New Roman" w:cs="Times New Roman"/>
              </w:rPr>
            </w:pPr>
          </w:p>
        </w:tc>
      </w:tr>
    </w:tbl>
    <w:tbl>
      <w:tblPr>
        <w:tblStyle w:val="TableGrid"/>
        <w:tblpPr w:leftFromText="180" w:rightFromText="180" w:vertAnchor="text" w:horzAnchor="page" w:tblpX="6498" w:tblpY="321"/>
        <w:tblW w:w="0" w:type="auto"/>
        <w:tblLook w:val="04A0" w:firstRow="1" w:lastRow="0" w:firstColumn="1" w:lastColumn="0" w:noHBand="0" w:noVBand="1"/>
        <w:tblPrChange w:id="1631" w:author="Juan Carlos Martinez Mori" w:date="2015-09-12T19:07:00Z">
          <w:tblPr>
            <w:tblStyle w:val="TableGrid"/>
            <w:tblpPr w:leftFromText="180" w:rightFromText="180" w:vertAnchor="text" w:horzAnchor="page" w:tblpX="6498" w:tblpY="321"/>
            <w:tblW w:w="0" w:type="auto"/>
            <w:tblLook w:val="04A0" w:firstRow="1" w:lastRow="0" w:firstColumn="1" w:lastColumn="0" w:noHBand="0" w:noVBand="1"/>
          </w:tblPr>
        </w:tblPrChange>
      </w:tblPr>
      <w:tblGrid>
        <w:gridCol w:w="1526"/>
        <w:gridCol w:w="1469"/>
        <w:gridCol w:w="1469"/>
        <w:tblGridChange w:id="1632">
          <w:tblGrid>
            <w:gridCol w:w="1526"/>
            <w:gridCol w:w="1469"/>
            <w:gridCol w:w="749"/>
            <w:gridCol w:w="720"/>
          </w:tblGrid>
        </w:tblGridChange>
      </w:tblGrid>
      <w:tr w:rsidR="00671D1A" w14:paraId="16D39394" w14:textId="77777777" w:rsidTr="00671D1A">
        <w:trPr>
          <w:trHeight w:val="289"/>
          <w:ins w:id="1633" w:author="Juan Carlos Martinez Mori" w:date="2015-09-12T10:48:00Z"/>
          <w:trPrChange w:id="1634" w:author="Juan Carlos Martinez Mori" w:date="2015-09-12T19:07:00Z">
            <w:trPr>
              <w:gridAfter w:val="0"/>
              <w:wAfter w:w="720" w:type="dxa"/>
              <w:trHeight w:val="289"/>
            </w:trPr>
          </w:trPrChange>
        </w:trPr>
        <w:tc>
          <w:tcPr>
            <w:tcW w:w="4464" w:type="dxa"/>
            <w:gridSpan w:val="3"/>
            <w:tcPrChange w:id="1635" w:author="Juan Carlos Martinez Mori" w:date="2015-09-12T19:07:00Z">
              <w:tcPr>
                <w:tcW w:w="3744" w:type="dxa"/>
                <w:gridSpan w:val="3"/>
              </w:tcPr>
            </w:tcPrChange>
          </w:tcPr>
          <w:p w14:paraId="572C19A0" w14:textId="5B09B582" w:rsidR="00671D1A" w:rsidRDefault="00671D1A" w:rsidP="00D70D9C">
            <w:pPr>
              <w:jc w:val="center"/>
              <w:rPr>
                <w:ins w:id="1636" w:author="Juan Carlos Martinez Mori" w:date="2015-09-12T10:48:00Z"/>
                <w:rFonts w:ascii="Times New Roman" w:hAnsi="Times New Roman" w:cs="Times New Roman"/>
                <w:b/>
              </w:rPr>
            </w:pPr>
            <w:ins w:id="1637" w:author="Juan Carlos Martinez Mori" w:date="2015-09-12T10:48:00Z">
              <w:r>
                <w:rPr>
                  <w:rFonts w:ascii="Times New Roman" w:hAnsi="Times New Roman" w:cs="Times New Roman"/>
                  <w:b/>
                </w:rPr>
                <w:t>Sensor Pairs Percent Change</w:t>
              </w:r>
            </w:ins>
          </w:p>
          <w:p w14:paraId="51DFEEA8" w14:textId="77777777" w:rsidR="00671D1A" w:rsidRPr="00D145C4" w:rsidRDefault="00671D1A" w:rsidP="00A34828">
            <w:pPr>
              <w:jc w:val="center"/>
              <w:rPr>
                <w:ins w:id="1638" w:author="Juan Carlos Martinez Mori" w:date="2015-09-12T10:48:00Z"/>
                <w:rFonts w:ascii="Times New Roman" w:hAnsi="Times New Roman" w:cs="Times New Roman"/>
                <w:b/>
              </w:rPr>
            </w:pPr>
            <w:ins w:id="1639" w:author="Juan Carlos Martinez Mori" w:date="2015-09-12T10:48:00Z">
              <w:r>
                <w:rPr>
                  <w:rFonts w:ascii="Times New Roman" w:hAnsi="Times New Roman" w:cs="Times New Roman"/>
                  <w:b/>
                </w:rPr>
                <w:t>May 2015</w:t>
              </w:r>
            </w:ins>
          </w:p>
        </w:tc>
      </w:tr>
      <w:tr w:rsidR="00671D1A" w14:paraId="48FCD165" w14:textId="75193FE9" w:rsidTr="004E2D2A">
        <w:trPr>
          <w:trHeight w:val="202"/>
          <w:ins w:id="1640" w:author="Juan Carlos Martinez Mori" w:date="2015-09-12T10:48:00Z"/>
        </w:trPr>
        <w:tc>
          <w:tcPr>
            <w:tcW w:w="1526" w:type="dxa"/>
          </w:tcPr>
          <w:p w14:paraId="4DD1417F" w14:textId="58D55CED" w:rsidR="00671D1A" w:rsidRPr="00D145C4" w:rsidRDefault="00671D1A">
            <w:pPr>
              <w:jc w:val="center"/>
              <w:rPr>
                <w:ins w:id="1641" w:author="Juan Carlos Martinez Mori" w:date="2015-09-12T10:48:00Z"/>
                <w:rFonts w:ascii="Times New Roman" w:hAnsi="Times New Roman" w:cs="Times New Roman"/>
                <w:b/>
              </w:rPr>
              <w:pPrChange w:id="1642" w:author="Juan Carlos Martinez Mori" w:date="2015-09-12T10:50:00Z">
                <w:pPr>
                  <w:framePr w:hSpace="180" w:wrap="around" w:vAnchor="text" w:hAnchor="page" w:x="6498" w:y="321"/>
                  <w:jc w:val="both"/>
                </w:pPr>
              </w:pPrChange>
            </w:pPr>
            <w:ins w:id="1643" w:author="Juan Carlos Martinez Mori" w:date="2015-09-12T10:55:00Z">
              <w:r>
                <w:rPr>
                  <w:rFonts w:ascii="Times New Roman" w:hAnsi="Times New Roman" w:cs="Times New Roman"/>
                  <w:b/>
                </w:rPr>
                <w:t>First</w:t>
              </w:r>
            </w:ins>
            <m:oMath>
              <m:r>
                <w:ins w:id="1644" w:author="Juan Carlos Martinez Mori" w:date="2015-09-12T10:57:00Z">
                  <m:rPr>
                    <m:sty m:val="bi"/>
                  </m:rPr>
                  <w:rPr>
                    <w:rFonts w:ascii="Cambria Math" w:hAnsi="Cambria Math" w:cs="Times New Roman"/>
                  </w:rPr>
                  <m:t>→</m:t>
                </w:ins>
              </m:r>
            </m:oMath>
            <w:ins w:id="1645" w:author="Juan Carlos Martinez Mori" w:date="2015-09-12T10:55:00Z">
              <w:r>
                <w:rPr>
                  <w:rFonts w:ascii="Times New Roman" w:hAnsi="Times New Roman" w:cs="Times New Roman"/>
                  <w:b/>
                </w:rPr>
                <w:t>Second</w:t>
              </w:r>
            </w:ins>
          </w:p>
        </w:tc>
        <w:tc>
          <w:tcPr>
            <w:tcW w:w="1469" w:type="dxa"/>
          </w:tcPr>
          <w:p w14:paraId="6FCA8FD5" w14:textId="3658427A" w:rsidR="00671D1A" w:rsidRPr="00D145C4" w:rsidRDefault="00671D1A">
            <w:pPr>
              <w:jc w:val="center"/>
              <w:rPr>
                <w:ins w:id="1646" w:author="Juan Carlos Martinez Mori" w:date="2015-09-12T10:48:00Z"/>
                <w:rFonts w:ascii="Times New Roman" w:hAnsi="Times New Roman" w:cs="Times New Roman"/>
                <w:b/>
              </w:rPr>
              <w:pPrChange w:id="1647" w:author="Juan Carlos Martinez Mori" w:date="2015-09-12T10:50:00Z">
                <w:pPr>
                  <w:framePr w:hSpace="180" w:wrap="around" w:vAnchor="text" w:hAnchor="page" w:x="6498" w:y="321"/>
                  <w:jc w:val="both"/>
                </w:pPr>
              </w:pPrChange>
            </w:pPr>
            <w:ins w:id="1648" w:author="Juan Carlos Martinez Mori" w:date="2015-09-12T10:48:00Z">
              <w:r w:rsidRPr="00D145C4">
                <w:rPr>
                  <w:rFonts w:ascii="Times New Roman" w:hAnsi="Times New Roman" w:cs="Times New Roman"/>
                  <w:b/>
                </w:rPr>
                <w:t>% Difference</w:t>
              </w:r>
            </w:ins>
            <w:ins w:id="1649" w:author="Juan Carlos Martinez Mori" w:date="2015-09-12T19:07:00Z">
              <w:r>
                <w:rPr>
                  <w:rFonts w:ascii="Times New Roman" w:hAnsi="Times New Roman" w:cs="Times New Roman"/>
                  <w:b/>
                </w:rPr>
                <w:t xml:space="preserve"> Speed</w:t>
              </w:r>
            </w:ins>
          </w:p>
        </w:tc>
        <w:tc>
          <w:tcPr>
            <w:tcW w:w="1469" w:type="dxa"/>
          </w:tcPr>
          <w:p w14:paraId="64B5C59A" w14:textId="72FB00CF" w:rsidR="00671D1A" w:rsidRPr="00D145C4" w:rsidRDefault="00671D1A">
            <w:pPr>
              <w:jc w:val="center"/>
              <w:rPr>
                <w:ins w:id="1650" w:author="Juan Carlos Martinez Mori" w:date="2015-09-12T19:06:00Z"/>
                <w:rFonts w:ascii="Times New Roman" w:hAnsi="Times New Roman" w:cs="Times New Roman"/>
                <w:b/>
              </w:rPr>
            </w:pPr>
            <w:ins w:id="1651" w:author="Juan Carlos Martinez Mori" w:date="2015-09-12T19:07:00Z">
              <w:r>
                <w:rPr>
                  <w:rFonts w:ascii="Times New Roman" w:hAnsi="Times New Roman" w:cs="Times New Roman"/>
                  <w:b/>
                </w:rPr>
                <w:t>% Difference Count</w:t>
              </w:r>
            </w:ins>
          </w:p>
        </w:tc>
      </w:tr>
      <w:tr w:rsidR="00671D1A" w14:paraId="6BA042B6" w14:textId="2C6A9DCE" w:rsidTr="004E2D2A">
        <w:trPr>
          <w:trHeight w:val="202"/>
          <w:ins w:id="1652" w:author="Juan Carlos Martinez Mori" w:date="2015-09-12T10:48:00Z"/>
        </w:trPr>
        <w:tc>
          <w:tcPr>
            <w:tcW w:w="1526" w:type="dxa"/>
          </w:tcPr>
          <w:p w14:paraId="25F9E2A4" w14:textId="690F5EDA" w:rsidR="00671D1A" w:rsidRPr="00D145C4" w:rsidRDefault="00671D1A">
            <w:pPr>
              <w:rPr>
                <w:ins w:id="1653" w:author="Juan Carlos Martinez Mori" w:date="2015-09-12T10:48:00Z"/>
                <w:rFonts w:ascii="Times New Roman" w:hAnsi="Times New Roman" w:cs="Times New Roman"/>
                <w:b/>
              </w:rPr>
              <w:pPrChange w:id="1654" w:author="Juan Carlos Martinez Mori" w:date="2015-09-12T10:51:00Z">
                <w:pPr>
                  <w:framePr w:hSpace="180" w:wrap="around" w:vAnchor="text" w:hAnchor="page" w:x="6498" w:y="321"/>
                  <w:jc w:val="both"/>
                </w:pPr>
              </w:pPrChange>
            </w:pPr>
            <w:ins w:id="1655" w:author="Juan Carlos Martinez Mori" w:date="2015-09-12T10:48:00Z">
              <w:r>
                <w:rPr>
                  <w:rFonts w:ascii="Times New Roman" w:hAnsi="Times New Roman" w:cs="Times New Roman"/>
                  <w:b/>
                </w:rPr>
                <w:t>EB4</w:t>
              </w:r>
            </w:ins>
            <m:oMath>
              <m:r>
                <w:ins w:id="1656" w:author="Juan Carlos Martinez Mori" w:date="2015-09-12T10:57:00Z">
                  <m:rPr>
                    <m:sty m:val="bi"/>
                  </m:rPr>
                  <w:rPr>
                    <w:rFonts w:ascii="Cambria Math" w:hAnsi="Cambria Math" w:cs="Times New Roman"/>
                  </w:rPr>
                  <m:t>→</m:t>
                </w:ins>
              </m:r>
            </m:oMath>
            <w:ins w:id="1657" w:author="Juan Carlos Martinez Mori" w:date="2015-09-12T10:48:00Z">
              <w:r w:rsidRPr="00D145C4">
                <w:rPr>
                  <w:rFonts w:ascii="Times New Roman" w:hAnsi="Times New Roman" w:cs="Times New Roman"/>
                  <w:b/>
                </w:rPr>
                <w:t>EB5*</w:t>
              </w:r>
            </w:ins>
          </w:p>
        </w:tc>
        <w:tc>
          <w:tcPr>
            <w:tcW w:w="1469" w:type="dxa"/>
          </w:tcPr>
          <w:p w14:paraId="7E7863F9" w14:textId="0606F3D7" w:rsidR="00671D1A" w:rsidRDefault="00AA67B0">
            <w:pPr>
              <w:jc w:val="center"/>
              <w:rPr>
                <w:ins w:id="1658" w:author="Juan Carlos Martinez Mori" w:date="2015-09-12T10:48:00Z"/>
                <w:rFonts w:ascii="Times New Roman" w:hAnsi="Times New Roman" w:cs="Times New Roman"/>
              </w:rPr>
              <w:pPrChange w:id="1659" w:author="Juan Carlos Martinez Mori" w:date="2015-09-12T10:50:00Z">
                <w:pPr>
                  <w:framePr w:hSpace="180" w:wrap="around" w:vAnchor="text" w:hAnchor="page" w:x="6498" w:y="321"/>
                  <w:jc w:val="both"/>
                </w:pPr>
              </w:pPrChange>
            </w:pPr>
            <w:ins w:id="1660" w:author="Juan Carlos Martinez Mori" w:date="2015-09-12T19:07:00Z">
              <w:r>
                <w:rPr>
                  <w:rFonts w:ascii="Times New Roman" w:hAnsi="Times New Roman" w:cs="Times New Roman"/>
                </w:rPr>
                <w:t>16.57%</w:t>
              </w:r>
            </w:ins>
          </w:p>
        </w:tc>
        <w:tc>
          <w:tcPr>
            <w:tcW w:w="1469" w:type="dxa"/>
          </w:tcPr>
          <w:p w14:paraId="1134C127" w14:textId="53C534D4" w:rsidR="00671D1A" w:rsidRDefault="00AA67B0">
            <w:pPr>
              <w:jc w:val="center"/>
              <w:rPr>
                <w:ins w:id="1661" w:author="Juan Carlos Martinez Mori" w:date="2015-09-12T19:06:00Z"/>
                <w:rFonts w:ascii="Times New Roman" w:hAnsi="Times New Roman" w:cs="Times New Roman"/>
              </w:rPr>
            </w:pPr>
            <w:ins w:id="1662" w:author="Juan Carlos Martinez Mori" w:date="2015-09-12T19:08:00Z">
              <w:r>
                <w:rPr>
                  <w:rFonts w:ascii="Times New Roman" w:hAnsi="Times New Roman" w:cs="Times New Roman"/>
                </w:rPr>
                <w:t>73.04%</w:t>
              </w:r>
            </w:ins>
          </w:p>
        </w:tc>
      </w:tr>
      <w:tr w:rsidR="00671D1A" w14:paraId="3932465B" w14:textId="2FE2BC6D" w:rsidTr="004E2D2A">
        <w:trPr>
          <w:trHeight w:val="202"/>
          <w:ins w:id="1663" w:author="Juan Carlos Martinez Mori" w:date="2015-09-12T10:48:00Z"/>
        </w:trPr>
        <w:tc>
          <w:tcPr>
            <w:tcW w:w="1526" w:type="dxa"/>
          </w:tcPr>
          <w:p w14:paraId="7E2C38AC" w14:textId="2D48B39E" w:rsidR="00671D1A" w:rsidRPr="00D145C4" w:rsidRDefault="00671D1A">
            <w:pPr>
              <w:rPr>
                <w:ins w:id="1664" w:author="Juan Carlos Martinez Mori" w:date="2015-09-12T10:48:00Z"/>
                <w:rFonts w:ascii="Times New Roman" w:hAnsi="Times New Roman" w:cs="Times New Roman"/>
                <w:b/>
              </w:rPr>
              <w:pPrChange w:id="1665" w:author="Juan Carlos Martinez Mori" w:date="2015-09-12T10:51:00Z">
                <w:pPr>
                  <w:framePr w:hSpace="180" w:wrap="around" w:vAnchor="text" w:hAnchor="page" w:x="6498" w:y="321"/>
                  <w:jc w:val="both"/>
                </w:pPr>
              </w:pPrChange>
            </w:pPr>
            <w:ins w:id="1666" w:author="Juan Carlos Martinez Mori" w:date="2015-09-12T10:48:00Z">
              <w:r>
                <w:rPr>
                  <w:rFonts w:ascii="Times New Roman" w:hAnsi="Times New Roman" w:cs="Times New Roman"/>
                  <w:b/>
                </w:rPr>
                <w:t>EB4</w:t>
              </w:r>
            </w:ins>
            <m:oMath>
              <m:r>
                <w:ins w:id="1667" w:author="Juan Carlos Martinez Mori" w:date="2015-09-12T10:57:00Z">
                  <m:rPr>
                    <m:sty m:val="bi"/>
                  </m:rPr>
                  <w:rPr>
                    <w:rFonts w:ascii="Cambria Math" w:hAnsi="Cambria Math" w:cs="Times New Roman"/>
                  </w:rPr>
                  <m:t>→</m:t>
                </w:ins>
              </m:r>
            </m:oMath>
            <w:ins w:id="1668" w:author="Juan Carlos Martinez Mori" w:date="2015-09-12T10:48:00Z">
              <w:r w:rsidRPr="00D145C4">
                <w:rPr>
                  <w:rFonts w:ascii="Times New Roman" w:hAnsi="Times New Roman" w:cs="Times New Roman"/>
                  <w:b/>
                </w:rPr>
                <w:t>EB6</w:t>
              </w:r>
            </w:ins>
          </w:p>
        </w:tc>
        <w:tc>
          <w:tcPr>
            <w:tcW w:w="1469" w:type="dxa"/>
          </w:tcPr>
          <w:p w14:paraId="018728BB" w14:textId="4F888BEC" w:rsidR="00671D1A" w:rsidRDefault="00AA67B0">
            <w:pPr>
              <w:jc w:val="center"/>
              <w:rPr>
                <w:ins w:id="1669" w:author="Juan Carlos Martinez Mori" w:date="2015-09-12T10:48:00Z"/>
                <w:rFonts w:ascii="Times New Roman" w:hAnsi="Times New Roman" w:cs="Times New Roman"/>
              </w:rPr>
              <w:pPrChange w:id="1670" w:author="Juan Carlos Martinez Mori" w:date="2015-09-12T10:50:00Z">
                <w:pPr>
                  <w:framePr w:hSpace="180" w:wrap="around" w:vAnchor="text" w:hAnchor="page" w:x="6498" w:y="321"/>
                  <w:jc w:val="both"/>
                </w:pPr>
              </w:pPrChange>
            </w:pPr>
            <w:ins w:id="1671" w:author="Juan Carlos Martinez Mori" w:date="2015-09-12T19:08:00Z">
              <w:r>
                <w:rPr>
                  <w:rFonts w:ascii="Times New Roman" w:hAnsi="Times New Roman" w:cs="Times New Roman"/>
                </w:rPr>
                <w:t>-0.29%</w:t>
              </w:r>
            </w:ins>
          </w:p>
        </w:tc>
        <w:tc>
          <w:tcPr>
            <w:tcW w:w="1469" w:type="dxa"/>
          </w:tcPr>
          <w:p w14:paraId="28637179" w14:textId="37A5CA6A" w:rsidR="00671D1A" w:rsidRDefault="00AA67B0">
            <w:pPr>
              <w:jc w:val="center"/>
              <w:rPr>
                <w:ins w:id="1672" w:author="Juan Carlos Martinez Mori" w:date="2015-09-12T19:06:00Z"/>
                <w:rFonts w:ascii="Times New Roman" w:hAnsi="Times New Roman" w:cs="Times New Roman"/>
              </w:rPr>
            </w:pPr>
            <w:ins w:id="1673" w:author="Juan Carlos Martinez Mori" w:date="2015-09-12T19:08:00Z">
              <w:r>
                <w:rPr>
                  <w:rFonts w:ascii="Times New Roman" w:hAnsi="Times New Roman" w:cs="Times New Roman"/>
                </w:rPr>
                <w:t>19.13%</w:t>
              </w:r>
            </w:ins>
          </w:p>
        </w:tc>
      </w:tr>
      <w:tr w:rsidR="00671D1A" w14:paraId="6832043F" w14:textId="0A04FA90" w:rsidTr="004E2D2A">
        <w:trPr>
          <w:trHeight w:val="202"/>
          <w:ins w:id="1674" w:author="Juan Carlos Martinez Mori" w:date="2015-09-12T10:48:00Z"/>
        </w:trPr>
        <w:tc>
          <w:tcPr>
            <w:tcW w:w="1526" w:type="dxa"/>
          </w:tcPr>
          <w:p w14:paraId="58C1E248" w14:textId="743E2360" w:rsidR="00671D1A" w:rsidRPr="00D145C4" w:rsidRDefault="00671D1A">
            <w:pPr>
              <w:rPr>
                <w:ins w:id="1675" w:author="Juan Carlos Martinez Mori" w:date="2015-09-12T10:48:00Z"/>
                <w:rFonts w:ascii="Times New Roman" w:hAnsi="Times New Roman" w:cs="Times New Roman"/>
                <w:b/>
              </w:rPr>
              <w:pPrChange w:id="1676" w:author="Juan Carlos Martinez Mori" w:date="2015-09-12T10:51:00Z">
                <w:pPr>
                  <w:framePr w:hSpace="180" w:wrap="around" w:vAnchor="text" w:hAnchor="page" w:x="6498" w:y="321"/>
                  <w:jc w:val="both"/>
                </w:pPr>
              </w:pPrChange>
            </w:pPr>
            <w:ins w:id="1677" w:author="Juan Carlos Martinez Mori" w:date="2015-09-12T10:48:00Z">
              <w:r>
                <w:rPr>
                  <w:rFonts w:ascii="Times New Roman" w:hAnsi="Times New Roman" w:cs="Times New Roman"/>
                  <w:b/>
                </w:rPr>
                <w:t>EB8</w:t>
              </w:r>
            </w:ins>
            <m:oMath>
              <m:r>
                <w:ins w:id="1678" w:author="Juan Carlos Martinez Mori" w:date="2015-09-12T10:57:00Z">
                  <m:rPr>
                    <m:sty m:val="bi"/>
                  </m:rPr>
                  <w:rPr>
                    <w:rFonts w:ascii="Cambria Math" w:hAnsi="Cambria Math" w:cs="Times New Roman"/>
                  </w:rPr>
                  <m:t>→</m:t>
                </w:ins>
              </m:r>
            </m:oMath>
            <w:ins w:id="1679" w:author="Juan Carlos Martinez Mori" w:date="2015-09-12T10:48:00Z">
              <w:r>
                <w:rPr>
                  <w:rFonts w:ascii="Times New Roman" w:hAnsi="Times New Roman" w:cs="Times New Roman"/>
                  <w:b/>
                </w:rPr>
                <w:t>EB9</w:t>
              </w:r>
              <w:r w:rsidRPr="00D145C4">
                <w:rPr>
                  <w:rFonts w:ascii="Times New Roman" w:hAnsi="Times New Roman" w:cs="Times New Roman"/>
                  <w:b/>
                </w:rPr>
                <w:t>*</w:t>
              </w:r>
            </w:ins>
          </w:p>
        </w:tc>
        <w:tc>
          <w:tcPr>
            <w:tcW w:w="1469" w:type="dxa"/>
          </w:tcPr>
          <w:p w14:paraId="2112C591" w14:textId="6E530C23" w:rsidR="00671D1A" w:rsidRDefault="00AA67B0">
            <w:pPr>
              <w:jc w:val="center"/>
              <w:rPr>
                <w:ins w:id="1680" w:author="Juan Carlos Martinez Mori" w:date="2015-09-12T10:48:00Z"/>
                <w:rFonts w:ascii="Times New Roman" w:hAnsi="Times New Roman" w:cs="Times New Roman"/>
              </w:rPr>
              <w:pPrChange w:id="1681" w:author="Juan Carlos Martinez Mori" w:date="2015-09-12T10:50:00Z">
                <w:pPr>
                  <w:framePr w:hSpace="180" w:wrap="around" w:vAnchor="text" w:hAnchor="page" w:x="6498" w:y="321"/>
                  <w:jc w:val="both"/>
                </w:pPr>
              </w:pPrChange>
            </w:pPr>
            <w:ins w:id="1682" w:author="Juan Carlos Martinez Mori" w:date="2015-09-12T19:08:00Z">
              <w:r>
                <w:rPr>
                  <w:rFonts w:ascii="Times New Roman" w:hAnsi="Times New Roman" w:cs="Times New Roman"/>
                </w:rPr>
                <w:t>-7.98%</w:t>
              </w:r>
            </w:ins>
          </w:p>
        </w:tc>
        <w:tc>
          <w:tcPr>
            <w:tcW w:w="1469" w:type="dxa"/>
          </w:tcPr>
          <w:p w14:paraId="7C0D245A" w14:textId="03058D6F" w:rsidR="00671D1A" w:rsidRDefault="00AA67B0">
            <w:pPr>
              <w:jc w:val="center"/>
              <w:rPr>
                <w:ins w:id="1683" w:author="Juan Carlos Martinez Mori" w:date="2015-09-12T19:06:00Z"/>
                <w:rFonts w:ascii="Times New Roman" w:hAnsi="Times New Roman" w:cs="Times New Roman"/>
              </w:rPr>
            </w:pPr>
            <w:ins w:id="1684" w:author="Juan Carlos Martinez Mori" w:date="2015-09-12T19:08:00Z">
              <w:r>
                <w:rPr>
                  <w:rFonts w:ascii="Times New Roman" w:hAnsi="Times New Roman" w:cs="Times New Roman"/>
                </w:rPr>
                <w:t>79.66%</w:t>
              </w:r>
            </w:ins>
          </w:p>
        </w:tc>
      </w:tr>
      <w:tr w:rsidR="00671D1A" w14:paraId="6FE7FD26" w14:textId="1F3879D2" w:rsidTr="004E2D2A">
        <w:trPr>
          <w:trHeight w:val="202"/>
          <w:ins w:id="1685" w:author="Juan Carlos Martinez Mori" w:date="2015-09-12T10:48:00Z"/>
        </w:trPr>
        <w:tc>
          <w:tcPr>
            <w:tcW w:w="1526" w:type="dxa"/>
          </w:tcPr>
          <w:p w14:paraId="61D9C40B" w14:textId="7A2901EF" w:rsidR="00671D1A" w:rsidRPr="00D145C4" w:rsidRDefault="00671D1A">
            <w:pPr>
              <w:rPr>
                <w:ins w:id="1686" w:author="Juan Carlos Martinez Mori" w:date="2015-09-12T10:48:00Z"/>
                <w:rFonts w:ascii="Times New Roman" w:hAnsi="Times New Roman" w:cs="Times New Roman"/>
                <w:b/>
              </w:rPr>
              <w:pPrChange w:id="1687" w:author="Juan Carlos Martinez Mori" w:date="2015-09-12T10:51:00Z">
                <w:pPr>
                  <w:framePr w:hSpace="180" w:wrap="around" w:vAnchor="text" w:hAnchor="page" w:x="6498" w:y="321"/>
                  <w:jc w:val="both"/>
                </w:pPr>
              </w:pPrChange>
            </w:pPr>
            <w:ins w:id="1688" w:author="Juan Carlos Martinez Mori" w:date="2015-09-12T10:48:00Z">
              <w:r>
                <w:rPr>
                  <w:rFonts w:ascii="Times New Roman" w:hAnsi="Times New Roman" w:cs="Times New Roman"/>
                  <w:b/>
                </w:rPr>
                <w:t>EB8</w:t>
              </w:r>
            </w:ins>
            <m:oMath>
              <m:r>
                <w:ins w:id="1689" w:author="Juan Carlos Martinez Mori" w:date="2015-09-12T10:56:00Z">
                  <m:rPr>
                    <m:sty m:val="bi"/>
                  </m:rPr>
                  <w:rPr>
                    <w:rFonts w:ascii="Cambria Math" w:hAnsi="Cambria Math" w:cs="Times New Roman"/>
                  </w:rPr>
                  <m:t>→</m:t>
                </w:ins>
              </m:r>
            </m:oMath>
            <w:ins w:id="1690" w:author="Juan Carlos Martinez Mori" w:date="2015-09-12T10:48:00Z">
              <w:r>
                <w:rPr>
                  <w:rFonts w:ascii="Times New Roman" w:hAnsi="Times New Roman" w:cs="Times New Roman"/>
                  <w:b/>
                </w:rPr>
                <w:t>EB10</w:t>
              </w:r>
            </w:ins>
          </w:p>
        </w:tc>
        <w:tc>
          <w:tcPr>
            <w:tcW w:w="1469" w:type="dxa"/>
          </w:tcPr>
          <w:p w14:paraId="7A42CE0F" w14:textId="169FF694" w:rsidR="00671D1A" w:rsidRDefault="00AA67B0">
            <w:pPr>
              <w:jc w:val="center"/>
              <w:rPr>
                <w:ins w:id="1691" w:author="Juan Carlos Martinez Mori" w:date="2015-09-12T10:48:00Z"/>
                <w:rFonts w:ascii="Times New Roman" w:hAnsi="Times New Roman" w:cs="Times New Roman"/>
              </w:rPr>
              <w:pPrChange w:id="1692" w:author="Juan Carlos Martinez Mori" w:date="2015-09-12T10:50:00Z">
                <w:pPr>
                  <w:framePr w:hSpace="180" w:wrap="around" w:vAnchor="text" w:hAnchor="page" w:x="6498" w:y="321"/>
                  <w:jc w:val="both"/>
                </w:pPr>
              </w:pPrChange>
            </w:pPr>
            <w:ins w:id="1693" w:author="Juan Carlos Martinez Mori" w:date="2015-09-12T19:09:00Z">
              <w:r>
                <w:rPr>
                  <w:rFonts w:ascii="Times New Roman" w:hAnsi="Times New Roman" w:cs="Times New Roman"/>
                </w:rPr>
                <w:t>13.68%</w:t>
              </w:r>
            </w:ins>
          </w:p>
        </w:tc>
        <w:tc>
          <w:tcPr>
            <w:tcW w:w="1469" w:type="dxa"/>
          </w:tcPr>
          <w:p w14:paraId="54A64122" w14:textId="11C353C6" w:rsidR="00671D1A" w:rsidRDefault="00AA67B0">
            <w:pPr>
              <w:jc w:val="center"/>
              <w:rPr>
                <w:ins w:id="1694" w:author="Juan Carlos Martinez Mori" w:date="2015-09-12T19:06:00Z"/>
                <w:rFonts w:ascii="Times New Roman" w:hAnsi="Times New Roman" w:cs="Times New Roman"/>
              </w:rPr>
            </w:pPr>
            <w:ins w:id="1695" w:author="Juan Carlos Martinez Mori" w:date="2015-09-12T19:09:00Z">
              <w:r>
                <w:rPr>
                  <w:rFonts w:ascii="Times New Roman" w:hAnsi="Times New Roman" w:cs="Times New Roman"/>
                </w:rPr>
                <w:t>23.47%</w:t>
              </w:r>
            </w:ins>
          </w:p>
        </w:tc>
      </w:tr>
    </w:tbl>
    <w:tbl>
      <w:tblPr>
        <w:tblStyle w:val="TableGrid"/>
        <w:tblpPr w:leftFromText="180" w:rightFromText="180" w:vertAnchor="text" w:horzAnchor="page" w:tblpX="1864" w:tblpY="315"/>
        <w:tblW w:w="0" w:type="auto"/>
        <w:tblLook w:val="04A0" w:firstRow="1" w:lastRow="0" w:firstColumn="1" w:lastColumn="0" w:noHBand="0" w:noVBand="1"/>
        <w:tblPrChange w:id="1696" w:author="Juan Carlos Martinez Mori" w:date="2015-09-12T19:12:00Z">
          <w:tblPr>
            <w:tblStyle w:val="TableGrid"/>
            <w:tblpPr w:leftFromText="180" w:rightFromText="180" w:vertAnchor="text" w:horzAnchor="page" w:tblpX="1913" w:tblpY="-320"/>
            <w:tblW w:w="0" w:type="auto"/>
            <w:tblLook w:val="04A0" w:firstRow="1" w:lastRow="0" w:firstColumn="1" w:lastColumn="0" w:noHBand="0" w:noVBand="1"/>
          </w:tblPr>
        </w:tblPrChange>
      </w:tblPr>
      <w:tblGrid>
        <w:gridCol w:w="1525"/>
        <w:gridCol w:w="1469"/>
        <w:gridCol w:w="1469"/>
        <w:tblGridChange w:id="1697">
          <w:tblGrid>
            <w:gridCol w:w="1525"/>
            <w:gridCol w:w="1469"/>
            <w:gridCol w:w="1469"/>
          </w:tblGrid>
        </w:tblGridChange>
      </w:tblGrid>
      <w:tr w:rsidR="00AA67B0" w14:paraId="6BDB7876" w14:textId="77777777" w:rsidTr="00AA67B0">
        <w:trPr>
          <w:trHeight w:val="288"/>
          <w:ins w:id="1698" w:author="Juan Carlos Martinez Mori" w:date="2015-09-12T19:12:00Z"/>
          <w:trPrChange w:id="1699" w:author="Juan Carlos Martinez Mori" w:date="2015-09-12T19:12:00Z">
            <w:trPr>
              <w:trHeight w:val="288"/>
            </w:trPr>
          </w:trPrChange>
        </w:trPr>
        <w:tc>
          <w:tcPr>
            <w:tcW w:w="4463" w:type="dxa"/>
            <w:gridSpan w:val="3"/>
            <w:tcPrChange w:id="1700" w:author="Juan Carlos Martinez Mori" w:date="2015-09-12T19:12:00Z">
              <w:tcPr>
                <w:tcW w:w="4463" w:type="dxa"/>
                <w:gridSpan w:val="3"/>
              </w:tcPr>
            </w:tcPrChange>
          </w:tcPr>
          <w:p w14:paraId="003C6637" w14:textId="77777777" w:rsidR="00AA67B0" w:rsidRDefault="00AA67B0" w:rsidP="00AA67B0">
            <w:pPr>
              <w:jc w:val="center"/>
              <w:rPr>
                <w:ins w:id="1701" w:author="Juan Carlos Martinez Mori" w:date="2015-09-12T19:12:00Z"/>
                <w:rFonts w:ascii="Times New Roman" w:hAnsi="Times New Roman" w:cs="Times New Roman"/>
                <w:b/>
              </w:rPr>
            </w:pPr>
            <w:ins w:id="1702" w:author="Juan Carlos Martinez Mori" w:date="2015-09-12T19:12:00Z">
              <w:r>
                <w:rPr>
                  <w:rFonts w:ascii="Times New Roman" w:hAnsi="Times New Roman" w:cs="Times New Roman"/>
                  <w:b/>
                </w:rPr>
                <w:t>Sensor Pairs Percent Change</w:t>
              </w:r>
            </w:ins>
          </w:p>
          <w:p w14:paraId="2829EFA6" w14:textId="77777777" w:rsidR="00AA67B0" w:rsidRDefault="00AA67B0" w:rsidP="00AA67B0">
            <w:pPr>
              <w:jc w:val="center"/>
              <w:rPr>
                <w:ins w:id="1703" w:author="Juan Carlos Martinez Mori" w:date="2015-09-12T19:12:00Z"/>
                <w:rFonts w:ascii="Times New Roman" w:hAnsi="Times New Roman" w:cs="Times New Roman"/>
              </w:rPr>
            </w:pPr>
            <w:ins w:id="1704" w:author="Juan Carlos Martinez Mori" w:date="2015-09-12T19:12:00Z">
              <w:r>
                <w:rPr>
                  <w:rFonts w:ascii="Times New Roman" w:hAnsi="Times New Roman" w:cs="Times New Roman"/>
                  <w:b/>
                </w:rPr>
                <w:t>May 1, 2015  13:00 – 15:30</w:t>
              </w:r>
            </w:ins>
          </w:p>
        </w:tc>
      </w:tr>
      <w:tr w:rsidR="00AA67B0" w14:paraId="63DD35C6" w14:textId="77777777" w:rsidTr="00AA67B0">
        <w:trPr>
          <w:ins w:id="1705" w:author="Juan Carlos Martinez Mori" w:date="2015-09-12T19:12:00Z"/>
        </w:trPr>
        <w:tc>
          <w:tcPr>
            <w:tcW w:w="1525" w:type="dxa"/>
          </w:tcPr>
          <w:p w14:paraId="5DA94831" w14:textId="77777777" w:rsidR="00AA67B0" w:rsidRDefault="00AA67B0" w:rsidP="00AA67B0">
            <w:pPr>
              <w:jc w:val="center"/>
              <w:rPr>
                <w:ins w:id="1706" w:author="Juan Carlos Martinez Mori" w:date="2015-09-12T19:12:00Z"/>
                <w:rFonts w:ascii="Times New Roman" w:hAnsi="Times New Roman" w:cs="Times New Roman"/>
              </w:rPr>
            </w:pPr>
            <w:ins w:id="1707" w:author="Juan Carlos Martinez Mori" w:date="2015-09-12T19:12:00Z">
              <w:r>
                <w:rPr>
                  <w:rFonts w:ascii="Times New Roman" w:hAnsi="Times New Roman" w:cs="Times New Roman"/>
                  <w:b/>
                </w:rPr>
                <w:t>First</w:t>
              </w:r>
              <m:oMath>
                <m:r>
                  <m:rPr>
                    <m:sty m:val="bi"/>
                  </m:rPr>
                  <w:rPr>
                    <w:rFonts w:ascii="Cambria Math" w:hAnsi="Cambria Math" w:cs="Times New Roman"/>
                  </w:rPr>
                  <m:t>→</m:t>
                </m:r>
              </m:oMath>
              <w:r>
                <w:rPr>
                  <w:rFonts w:ascii="Times New Roman" w:hAnsi="Times New Roman" w:cs="Times New Roman"/>
                  <w:b/>
                </w:rPr>
                <w:t>Second</w:t>
              </w:r>
            </w:ins>
          </w:p>
        </w:tc>
        <w:tc>
          <w:tcPr>
            <w:tcW w:w="1469" w:type="dxa"/>
          </w:tcPr>
          <w:p w14:paraId="42436D6C" w14:textId="77777777" w:rsidR="00AA67B0" w:rsidRDefault="00AA67B0" w:rsidP="00AA67B0">
            <w:pPr>
              <w:jc w:val="center"/>
              <w:rPr>
                <w:ins w:id="1708" w:author="Juan Carlos Martinez Mori" w:date="2015-09-12T19:12:00Z"/>
                <w:rFonts w:ascii="Times New Roman" w:hAnsi="Times New Roman" w:cs="Times New Roman"/>
              </w:rPr>
            </w:pPr>
            <w:ins w:id="1709" w:author="Juan Carlos Martinez Mori" w:date="2015-09-12T19:12:00Z">
              <w:r w:rsidRPr="00D145C4">
                <w:rPr>
                  <w:rFonts w:ascii="Times New Roman" w:hAnsi="Times New Roman" w:cs="Times New Roman"/>
                  <w:b/>
                </w:rPr>
                <w:t>% Difference</w:t>
              </w:r>
              <w:r>
                <w:rPr>
                  <w:rFonts w:ascii="Times New Roman" w:hAnsi="Times New Roman" w:cs="Times New Roman"/>
                  <w:b/>
                </w:rPr>
                <w:t xml:space="preserve"> Speed</w:t>
              </w:r>
            </w:ins>
          </w:p>
        </w:tc>
        <w:tc>
          <w:tcPr>
            <w:tcW w:w="1469" w:type="dxa"/>
          </w:tcPr>
          <w:p w14:paraId="2FC9981C" w14:textId="77777777" w:rsidR="00AA67B0" w:rsidRPr="00D145C4" w:rsidRDefault="00AA67B0" w:rsidP="00AA67B0">
            <w:pPr>
              <w:jc w:val="center"/>
              <w:rPr>
                <w:ins w:id="1710" w:author="Juan Carlos Martinez Mori" w:date="2015-09-12T19:12:00Z"/>
                <w:rFonts w:ascii="Times New Roman" w:hAnsi="Times New Roman" w:cs="Times New Roman"/>
                <w:b/>
              </w:rPr>
            </w:pPr>
            <w:ins w:id="1711" w:author="Juan Carlos Martinez Mori" w:date="2015-09-12T19:12:00Z">
              <w:r>
                <w:rPr>
                  <w:rFonts w:ascii="Times New Roman" w:hAnsi="Times New Roman" w:cs="Times New Roman"/>
                  <w:b/>
                </w:rPr>
                <w:t>% Difference Count</w:t>
              </w:r>
            </w:ins>
          </w:p>
        </w:tc>
      </w:tr>
      <w:tr w:rsidR="00AA67B0" w14:paraId="0CD6320B" w14:textId="77777777" w:rsidTr="00AA67B0">
        <w:trPr>
          <w:trHeight w:val="202"/>
          <w:ins w:id="1712" w:author="Juan Carlos Martinez Mori" w:date="2015-09-12T19:12:00Z"/>
        </w:trPr>
        <w:tc>
          <w:tcPr>
            <w:tcW w:w="1525" w:type="dxa"/>
          </w:tcPr>
          <w:p w14:paraId="3864D156" w14:textId="77777777" w:rsidR="00AA67B0" w:rsidRDefault="00AA67B0" w:rsidP="00AA67B0">
            <w:pPr>
              <w:rPr>
                <w:ins w:id="1713" w:author="Juan Carlos Martinez Mori" w:date="2015-09-12T19:12:00Z"/>
                <w:rFonts w:ascii="Times New Roman" w:hAnsi="Times New Roman" w:cs="Times New Roman"/>
              </w:rPr>
            </w:pPr>
            <w:ins w:id="1714" w:author="Juan Carlos Martinez Mori" w:date="2015-09-12T19:12:00Z">
              <w:r>
                <w:rPr>
                  <w:rFonts w:ascii="Times New Roman" w:hAnsi="Times New Roman" w:cs="Times New Roman"/>
                  <w:b/>
                </w:rPr>
                <w:t>EB4</w:t>
              </w:r>
              <m:oMath>
                <m:r>
                  <m:rPr>
                    <m:sty m:val="bi"/>
                  </m:rPr>
                  <w:rPr>
                    <w:rFonts w:ascii="Cambria Math" w:hAnsi="Cambria Math" w:cs="Times New Roman"/>
                  </w:rPr>
                  <m:t>→</m:t>
                </m:r>
              </m:oMath>
              <w:r w:rsidRPr="00D145C4">
                <w:rPr>
                  <w:rFonts w:ascii="Times New Roman" w:hAnsi="Times New Roman" w:cs="Times New Roman"/>
                  <w:b/>
                </w:rPr>
                <w:t>EB5*</w:t>
              </w:r>
            </w:ins>
          </w:p>
        </w:tc>
        <w:tc>
          <w:tcPr>
            <w:tcW w:w="1469" w:type="dxa"/>
          </w:tcPr>
          <w:p w14:paraId="0EBF9302" w14:textId="77777777" w:rsidR="00AA67B0" w:rsidRDefault="00AA67B0" w:rsidP="00AA67B0">
            <w:pPr>
              <w:jc w:val="center"/>
              <w:rPr>
                <w:ins w:id="1715" w:author="Juan Carlos Martinez Mori" w:date="2015-09-12T19:12:00Z"/>
                <w:rFonts w:ascii="Times New Roman" w:hAnsi="Times New Roman" w:cs="Times New Roman"/>
              </w:rPr>
            </w:pPr>
            <w:ins w:id="1716" w:author="Juan Carlos Martinez Mori" w:date="2015-09-12T19:12:00Z">
              <w:r>
                <w:rPr>
                  <w:rFonts w:ascii="Times New Roman" w:hAnsi="Times New Roman" w:cs="Times New Roman"/>
                </w:rPr>
                <w:t>16.31%</w:t>
              </w:r>
            </w:ins>
          </w:p>
        </w:tc>
        <w:tc>
          <w:tcPr>
            <w:tcW w:w="1469" w:type="dxa"/>
          </w:tcPr>
          <w:p w14:paraId="66776122" w14:textId="77777777" w:rsidR="00AA67B0" w:rsidRDefault="00AA67B0" w:rsidP="00AA67B0">
            <w:pPr>
              <w:jc w:val="center"/>
              <w:rPr>
                <w:ins w:id="1717" w:author="Juan Carlos Martinez Mori" w:date="2015-09-12T19:12:00Z"/>
                <w:rFonts w:ascii="Times New Roman" w:hAnsi="Times New Roman" w:cs="Times New Roman"/>
              </w:rPr>
            </w:pPr>
            <w:ins w:id="1718" w:author="Juan Carlos Martinez Mori" w:date="2015-09-12T19:12:00Z">
              <w:r>
                <w:rPr>
                  <w:rFonts w:ascii="Times New Roman" w:hAnsi="Times New Roman" w:cs="Times New Roman"/>
                </w:rPr>
                <w:t>79.85%</w:t>
              </w:r>
            </w:ins>
          </w:p>
        </w:tc>
      </w:tr>
      <w:tr w:rsidR="00AA67B0" w14:paraId="5AAD84B9" w14:textId="77777777" w:rsidTr="00AA67B0">
        <w:trPr>
          <w:trHeight w:val="202"/>
          <w:ins w:id="1719" w:author="Juan Carlos Martinez Mori" w:date="2015-09-12T19:12:00Z"/>
        </w:trPr>
        <w:tc>
          <w:tcPr>
            <w:tcW w:w="1525" w:type="dxa"/>
          </w:tcPr>
          <w:p w14:paraId="104A7790" w14:textId="77777777" w:rsidR="00AA67B0" w:rsidRDefault="00AA67B0" w:rsidP="00AA67B0">
            <w:pPr>
              <w:rPr>
                <w:ins w:id="1720" w:author="Juan Carlos Martinez Mori" w:date="2015-09-12T19:12:00Z"/>
                <w:rFonts w:ascii="Times New Roman" w:hAnsi="Times New Roman" w:cs="Times New Roman"/>
              </w:rPr>
            </w:pPr>
            <w:ins w:id="1721" w:author="Juan Carlos Martinez Mori" w:date="2015-09-12T19:12:00Z">
              <w:r>
                <w:rPr>
                  <w:rFonts w:ascii="Times New Roman" w:hAnsi="Times New Roman" w:cs="Times New Roman"/>
                  <w:b/>
                </w:rPr>
                <w:t>EB4</w:t>
              </w:r>
              <m:oMath>
                <m:r>
                  <m:rPr>
                    <m:sty m:val="bi"/>
                  </m:rPr>
                  <w:rPr>
                    <w:rFonts w:ascii="Cambria Math" w:hAnsi="Cambria Math" w:cs="Times New Roman"/>
                  </w:rPr>
                  <m:t>→</m:t>
                </m:r>
              </m:oMath>
              <w:r w:rsidRPr="00D145C4">
                <w:rPr>
                  <w:rFonts w:ascii="Times New Roman" w:hAnsi="Times New Roman" w:cs="Times New Roman"/>
                  <w:b/>
                </w:rPr>
                <w:t>EB6</w:t>
              </w:r>
            </w:ins>
          </w:p>
        </w:tc>
        <w:tc>
          <w:tcPr>
            <w:tcW w:w="1469" w:type="dxa"/>
          </w:tcPr>
          <w:p w14:paraId="13D97F32" w14:textId="77777777" w:rsidR="00AA67B0" w:rsidRDefault="00AA67B0" w:rsidP="00AA67B0">
            <w:pPr>
              <w:jc w:val="center"/>
              <w:rPr>
                <w:ins w:id="1722" w:author="Juan Carlos Martinez Mori" w:date="2015-09-12T19:12:00Z"/>
                <w:rFonts w:ascii="Times New Roman" w:hAnsi="Times New Roman" w:cs="Times New Roman"/>
              </w:rPr>
            </w:pPr>
            <w:ins w:id="1723" w:author="Juan Carlos Martinez Mori" w:date="2015-09-12T19:12:00Z">
              <w:r>
                <w:rPr>
                  <w:rFonts w:ascii="Times New Roman" w:hAnsi="Times New Roman" w:cs="Times New Roman"/>
                </w:rPr>
                <w:t>-0.75%</w:t>
              </w:r>
            </w:ins>
          </w:p>
        </w:tc>
        <w:tc>
          <w:tcPr>
            <w:tcW w:w="1469" w:type="dxa"/>
          </w:tcPr>
          <w:p w14:paraId="19F15744" w14:textId="77777777" w:rsidR="00AA67B0" w:rsidRDefault="00AA67B0" w:rsidP="00AA67B0">
            <w:pPr>
              <w:jc w:val="center"/>
              <w:rPr>
                <w:ins w:id="1724" w:author="Juan Carlos Martinez Mori" w:date="2015-09-12T19:12:00Z"/>
                <w:rFonts w:ascii="Times New Roman" w:hAnsi="Times New Roman" w:cs="Times New Roman"/>
              </w:rPr>
            </w:pPr>
            <w:ins w:id="1725" w:author="Juan Carlos Martinez Mori" w:date="2015-09-12T19:12:00Z">
              <w:r>
                <w:rPr>
                  <w:rFonts w:ascii="Times New Roman" w:hAnsi="Times New Roman" w:cs="Times New Roman"/>
                </w:rPr>
                <w:t>7.27%</w:t>
              </w:r>
            </w:ins>
          </w:p>
        </w:tc>
      </w:tr>
      <w:tr w:rsidR="00AA67B0" w14:paraId="2D62E68F" w14:textId="77777777" w:rsidTr="00AA67B0">
        <w:trPr>
          <w:trHeight w:val="202"/>
          <w:ins w:id="1726" w:author="Juan Carlos Martinez Mori" w:date="2015-09-12T19:12:00Z"/>
        </w:trPr>
        <w:tc>
          <w:tcPr>
            <w:tcW w:w="1525" w:type="dxa"/>
          </w:tcPr>
          <w:p w14:paraId="4DC98FD0" w14:textId="77777777" w:rsidR="00AA67B0" w:rsidRDefault="00AA67B0" w:rsidP="00AA67B0">
            <w:pPr>
              <w:rPr>
                <w:ins w:id="1727" w:author="Juan Carlos Martinez Mori" w:date="2015-09-12T19:12:00Z"/>
                <w:rFonts w:ascii="Times New Roman" w:hAnsi="Times New Roman" w:cs="Times New Roman"/>
              </w:rPr>
            </w:pPr>
            <w:ins w:id="1728" w:author="Juan Carlos Martinez Mori" w:date="2015-09-12T19:12:00Z">
              <w:r>
                <w:rPr>
                  <w:rFonts w:ascii="Times New Roman" w:hAnsi="Times New Roman" w:cs="Times New Roman"/>
                  <w:b/>
                </w:rPr>
                <w:t>EB8</w:t>
              </w:r>
              <m:oMath>
                <m:r>
                  <m:rPr>
                    <m:sty m:val="bi"/>
                  </m:rPr>
                  <w:rPr>
                    <w:rFonts w:ascii="Cambria Math" w:hAnsi="Cambria Math" w:cs="Times New Roman"/>
                  </w:rPr>
                  <m:t>→</m:t>
                </m:r>
              </m:oMath>
              <w:r>
                <w:rPr>
                  <w:rFonts w:ascii="Times New Roman" w:hAnsi="Times New Roman" w:cs="Times New Roman"/>
                  <w:b/>
                </w:rPr>
                <w:t>EB9</w:t>
              </w:r>
              <w:r w:rsidRPr="00D145C4">
                <w:rPr>
                  <w:rFonts w:ascii="Times New Roman" w:hAnsi="Times New Roman" w:cs="Times New Roman"/>
                  <w:b/>
                </w:rPr>
                <w:t>*</w:t>
              </w:r>
            </w:ins>
          </w:p>
        </w:tc>
        <w:tc>
          <w:tcPr>
            <w:tcW w:w="1469" w:type="dxa"/>
          </w:tcPr>
          <w:p w14:paraId="489EF9E6" w14:textId="77777777" w:rsidR="00AA67B0" w:rsidRDefault="00AA67B0" w:rsidP="00AA67B0">
            <w:pPr>
              <w:jc w:val="center"/>
              <w:rPr>
                <w:ins w:id="1729" w:author="Juan Carlos Martinez Mori" w:date="2015-09-12T19:12:00Z"/>
                <w:rFonts w:ascii="Times New Roman" w:hAnsi="Times New Roman" w:cs="Times New Roman"/>
              </w:rPr>
            </w:pPr>
            <w:ins w:id="1730" w:author="Juan Carlos Martinez Mori" w:date="2015-09-12T19:12:00Z">
              <w:r>
                <w:rPr>
                  <w:rFonts w:ascii="Times New Roman" w:hAnsi="Times New Roman" w:cs="Times New Roman"/>
                </w:rPr>
                <w:t>10.81%</w:t>
              </w:r>
            </w:ins>
          </w:p>
        </w:tc>
        <w:tc>
          <w:tcPr>
            <w:tcW w:w="1469" w:type="dxa"/>
          </w:tcPr>
          <w:p w14:paraId="15E5D682" w14:textId="77777777" w:rsidR="00AA67B0" w:rsidRDefault="00AA67B0" w:rsidP="00AA67B0">
            <w:pPr>
              <w:jc w:val="center"/>
              <w:rPr>
                <w:ins w:id="1731" w:author="Juan Carlos Martinez Mori" w:date="2015-09-12T19:12:00Z"/>
                <w:rFonts w:ascii="Times New Roman" w:hAnsi="Times New Roman" w:cs="Times New Roman"/>
              </w:rPr>
            </w:pPr>
            <w:ins w:id="1732" w:author="Juan Carlos Martinez Mori" w:date="2015-09-12T19:12:00Z">
              <w:r>
                <w:rPr>
                  <w:rFonts w:ascii="Times New Roman" w:hAnsi="Times New Roman" w:cs="Times New Roman"/>
                </w:rPr>
                <w:t>93.73%</w:t>
              </w:r>
            </w:ins>
          </w:p>
        </w:tc>
      </w:tr>
      <w:tr w:rsidR="00AA67B0" w14:paraId="2C4EFD65" w14:textId="77777777" w:rsidTr="00AA67B0">
        <w:trPr>
          <w:trHeight w:val="202"/>
          <w:ins w:id="1733" w:author="Juan Carlos Martinez Mori" w:date="2015-09-12T19:12:00Z"/>
          <w:trPrChange w:id="1734" w:author="Juan Carlos Martinez Mori" w:date="2015-09-12T19:12:00Z">
            <w:trPr>
              <w:trHeight w:val="202"/>
            </w:trPr>
          </w:trPrChange>
        </w:trPr>
        <w:tc>
          <w:tcPr>
            <w:tcW w:w="1525" w:type="dxa"/>
            <w:tcPrChange w:id="1735" w:author="Juan Carlos Martinez Mori" w:date="2015-09-12T19:12:00Z">
              <w:tcPr>
                <w:tcW w:w="1525" w:type="dxa"/>
              </w:tcPr>
            </w:tcPrChange>
          </w:tcPr>
          <w:p w14:paraId="4633D1AB" w14:textId="77777777" w:rsidR="00AA67B0" w:rsidRDefault="00AA67B0" w:rsidP="00AA67B0">
            <w:pPr>
              <w:rPr>
                <w:ins w:id="1736" w:author="Juan Carlos Martinez Mori" w:date="2015-09-12T19:12:00Z"/>
                <w:rFonts w:ascii="Times New Roman" w:hAnsi="Times New Roman" w:cs="Times New Roman"/>
              </w:rPr>
            </w:pPr>
            <w:ins w:id="1737" w:author="Juan Carlos Martinez Mori" w:date="2015-09-12T19:12:00Z">
              <w:r>
                <w:rPr>
                  <w:rFonts w:ascii="Times New Roman" w:hAnsi="Times New Roman" w:cs="Times New Roman"/>
                  <w:b/>
                </w:rPr>
                <w:t>EB8</w:t>
              </w:r>
              <m:oMath>
                <m:r>
                  <m:rPr>
                    <m:sty m:val="bi"/>
                  </m:rPr>
                  <w:rPr>
                    <w:rFonts w:ascii="Cambria Math" w:hAnsi="Cambria Math" w:cs="Times New Roman"/>
                  </w:rPr>
                  <m:t>→</m:t>
                </m:r>
              </m:oMath>
              <w:r>
                <w:rPr>
                  <w:rFonts w:ascii="Times New Roman" w:hAnsi="Times New Roman" w:cs="Times New Roman"/>
                  <w:b/>
                </w:rPr>
                <w:t>EB10</w:t>
              </w:r>
            </w:ins>
          </w:p>
        </w:tc>
        <w:tc>
          <w:tcPr>
            <w:tcW w:w="1469" w:type="dxa"/>
            <w:tcPrChange w:id="1738" w:author="Juan Carlos Martinez Mori" w:date="2015-09-12T19:12:00Z">
              <w:tcPr>
                <w:tcW w:w="1469" w:type="dxa"/>
              </w:tcPr>
            </w:tcPrChange>
          </w:tcPr>
          <w:p w14:paraId="4CFF5F2B" w14:textId="77777777" w:rsidR="00AA67B0" w:rsidRDefault="00AA67B0" w:rsidP="00AA67B0">
            <w:pPr>
              <w:jc w:val="center"/>
              <w:rPr>
                <w:ins w:id="1739" w:author="Juan Carlos Martinez Mori" w:date="2015-09-12T19:12:00Z"/>
                <w:rFonts w:ascii="Times New Roman" w:hAnsi="Times New Roman" w:cs="Times New Roman"/>
              </w:rPr>
            </w:pPr>
            <w:ins w:id="1740" w:author="Juan Carlos Martinez Mori" w:date="2015-09-12T19:12:00Z">
              <w:r>
                <w:rPr>
                  <w:rFonts w:ascii="Times New Roman" w:hAnsi="Times New Roman" w:cs="Times New Roman"/>
                </w:rPr>
                <w:t>-6.93%</w:t>
              </w:r>
            </w:ins>
          </w:p>
        </w:tc>
        <w:tc>
          <w:tcPr>
            <w:tcW w:w="1469" w:type="dxa"/>
            <w:tcPrChange w:id="1741" w:author="Juan Carlos Martinez Mori" w:date="2015-09-12T19:12:00Z">
              <w:tcPr>
                <w:tcW w:w="1469" w:type="dxa"/>
              </w:tcPr>
            </w:tcPrChange>
          </w:tcPr>
          <w:p w14:paraId="7BF2CA7C" w14:textId="77777777" w:rsidR="00AA67B0" w:rsidRDefault="00AA67B0" w:rsidP="00AA67B0">
            <w:pPr>
              <w:jc w:val="center"/>
              <w:rPr>
                <w:ins w:id="1742" w:author="Juan Carlos Martinez Mori" w:date="2015-09-12T19:12:00Z"/>
                <w:rFonts w:ascii="Times New Roman" w:hAnsi="Times New Roman" w:cs="Times New Roman"/>
              </w:rPr>
            </w:pPr>
            <w:ins w:id="1743" w:author="Juan Carlos Martinez Mori" w:date="2015-09-12T19:12:00Z">
              <w:r>
                <w:rPr>
                  <w:rFonts w:ascii="Times New Roman" w:hAnsi="Times New Roman" w:cs="Times New Roman"/>
                </w:rPr>
                <w:t>13.68%</w:t>
              </w:r>
            </w:ins>
          </w:p>
        </w:tc>
      </w:tr>
    </w:tbl>
    <w:p w14:paraId="16DA47D6" w14:textId="5DA28C8C" w:rsidR="00E82B8C" w:rsidDel="00D1742D" w:rsidRDefault="00E82B8C" w:rsidP="009D0D37">
      <w:pPr>
        <w:ind w:left="360"/>
        <w:jc w:val="both"/>
        <w:rPr>
          <w:del w:id="1744" w:author="Juan Carlos Martinez Mori" w:date="2015-09-12T10:44:00Z"/>
          <w:rFonts w:ascii="Times New Roman" w:hAnsi="Times New Roman" w:cs="Times New Roman"/>
        </w:rPr>
      </w:pPr>
    </w:p>
    <w:p w14:paraId="2CA27B75" w14:textId="77777777" w:rsidR="00D1742D" w:rsidRDefault="00D1742D" w:rsidP="009D0D37">
      <w:pPr>
        <w:ind w:left="360"/>
        <w:jc w:val="both"/>
        <w:rPr>
          <w:ins w:id="1745" w:author="Juan Carlos Martinez Mori" w:date="2015-09-12T10:44:00Z"/>
          <w:rFonts w:ascii="Times New Roman" w:hAnsi="Times New Roman" w:cs="Times New Roman"/>
        </w:rPr>
        <w:sectPr w:rsidR="00D1742D" w:rsidSect="00C92341">
          <w:type w:val="continuous"/>
          <w:pgSz w:w="12240" w:h="15840"/>
          <w:pgMar w:top="1440" w:right="1440" w:bottom="1440" w:left="1440" w:header="720" w:footer="720" w:gutter="0"/>
          <w:cols w:space="720"/>
          <w:docGrid w:linePitch="360"/>
        </w:sectPr>
      </w:pPr>
    </w:p>
    <w:p w14:paraId="3EB76646" w14:textId="2BD53016" w:rsidR="00D1742D" w:rsidRDefault="00D1742D" w:rsidP="009D0D37">
      <w:pPr>
        <w:ind w:left="360"/>
        <w:jc w:val="both"/>
        <w:rPr>
          <w:ins w:id="1746" w:author="Juan Carlos Martinez Mori" w:date="2015-09-12T10:44:00Z"/>
          <w:rFonts w:ascii="Times New Roman" w:hAnsi="Times New Roman" w:cs="Times New Roman"/>
        </w:rPr>
      </w:pPr>
    </w:p>
    <w:p w14:paraId="24B1DEB9" w14:textId="77777777" w:rsidR="00D1742D" w:rsidRDefault="00D1742D" w:rsidP="00D1742D">
      <w:pPr>
        <w:jc w:val="both"/>
        <w:rPr>
          <w:ins w:id="1747" w:author="Juan Carlos Martinez Mori" w:date="2015-09-12T10:44:00Z"/>
          <w:rFonts w:ascii="Times New Roman" w:hAnsi="Times New Roman" w:cs="Times New Roman"/>
        </w:rPr>
        <w:sectPr w:rsidR="00D1742D" w:rsidSect="00D1742D">
          <w:type w:val="continuous"/>
          <w:pgSz w:w="12240" w:h="15840"/>
          <w:pgMar w:top="1440" w:right="1440" w:bottom="1440" w:left="1440" w:header="720" w:footer="720" w:gutter="0"/>
          <w:cols w:num="2" w:space="720"/>
          <w:docGrid w:linePitch="360"/>
          <w:sectPrChange w:id="1748" w:author="Juan Carlos Martinez Mori" w:date="2015-09-12T10:44:00Z">
            <w:sectPr w:rsidR="00D1742D" w:rsidSect="00D1742D">
              <w:pgMar w:top="1440" w:right="1440" w:bottom="1440" w:left="1440" w:header="720" w:footer="720" w:gutter="0"/>
              <w:cols w:num="1"/>
            </w:sectPr>
          </w:sectPrChange>
        </w:sectPr>
      </w:pPr>
    </w:p>
    <w:p w14:paraId="4F029311" w14:textId="587DA329" w:rsidR="00E82B8C" w:rsidDel="00600E67" w:rsidRDefault="00E82B8C">
      <w:pPr>
        <w:jc w:val="both"/>
        <w:rPr>
          <w:del w:id="1749" w:author="Juan Carlos Martinez Mori" w:date="2015-09-12T10:44:00Z"/>
          <w:rFonts w:ascii="Times New Roman" w:hAnsi="Times New Roman" w:cs="Times New Roman"/>
        </w:rPr>
        <w:pPrChange w:id="1750" w:author="Juan Carlos Martinez Mori" w:date="2015-09-12T10:50:00Z">
          <w:pPr>
            <w:ind w:left="360"/>
            <w:jc w:val="both"/>
          </w:pPr>
        </w:pPrChange>
      </w:pPr>
    </w:p>
    <w:p w14:paraId="455439E6" w14:textId="27304E49" w:rsidR="00182221" w:rsidDel="00E82B8C" w:rsidRDefault="00182221">
      <w:pPr>
        <w:pStyle w:val="ListParagraph"/>
        <w:numPr>
          <w:ilvl w:val="0"/>
          <w:numId w:val="14"/>
        </w:numPr>
        <w:ind w:left="0"/>
        <w:jc w:val="both"/>
        <w:rPr>
          <w:del w:id="1751" w:author="Juan Carlos Martinez Mori" w:date="2015-09-11T20:50:00Z"/>
          <w:rFonts w:ascii="Times New Roman" w:hAnsi="Times New Roman" w:cs="Times New Roman"/>
        </w:rPr>
        <w:pPrChange w:id="1752" w:author="Juan Carlos Martinez Mori" w:date="2015-09-12T10:50:00Z">
          <w:pPr>
            <w:pStyle w:val="ListParagraph"/>
            <w:numPr>
              <w:numId w:val="14"/>
            </w:numPr>
            <w:ind w:left="1080" w:hanging="360"/>
            <w:jc w:val="both"/>
          </w:pPr>
        </w:pPrChange>
      </w:pPr>
      <w:moveTo w:id="1753" w:author="Li, Yanning" w:date="2015-09-10T11:34:00Z">
        <w:del w:id="1754" w:author="Juan Carlos Martinez Mori" w:date="2015-09-11T20:50:00Z">
          <w:r w:rsidDel="00E82B8C">
            <w:rPr>
              <w:rFonts w:ascii="Times New Roman" w:hAnsi="Times New Roman" w:cs="Times New Roman"/>
            </w:rPr>
            <w:delText>The readings (speed and count) of the RTMS sensors tended to be greater than those of the radar sensors. In May 2015, the RTMS sensors deployed on the east bound direction averaged XX mph and XX vehicles counted (per 5 minute interval). On the other hand, the radar sensors averaged XX mph and XX vehicles counted.</w:delText>
          </w:r>
        </w:del>
      </w:moveTo>
    </w:p>
    <w:p w14:paraId="4B3E0246" w14:textId="03382010" w:rsidR="00182221" w:rsidDel="00E82B8C" w:rsidRDefault="00182221">
      <w:pPr>
        <w:pStyle w:val="ListParagraph"/>
        <w:ind w:left="0"/>
        <w:jc w:val="both"/>
        <w:rPr>
          <w:del w:id="1755" w:author="Juan Carlos Martinez Mori" w:date="2015-09-11T20:50:00Z"/>
          <w:rFonts w:ascii="Times New Roman" w:hAnsi="Times New Roman" w:cs="Times New Roman"/>
        </w:rPr>
        <w:pPrChange w:id="1756" w:author="Juan Carlos Martinez Mori" w:date="2015-09-12T10:50:00Z">
          <w:pPr>
            <w:pStyle w:val="ListParagraph"/>
            <w:ind w:left="1080"/>
            <w:jc w:val="both"/>
          </w:pPr>
        </w:pPrChange>
      </w:pPr>
    </w:p>
    <w:p w14:paraId="24EA097A" w14:textId="189AD8A2" w:rsidR="00182221" w:rsidDel="00E82B8C" w:rsidRDefault="00182221">
      <w:pPr>
        <w:pStyle w:val="ListParagraph"/>
        <w:ind w:left="0"/>
        <w:jc w:val="both"/>
        <w:rPr>
          <w:del w:id="1757" w:author="Juan Carlos Martinez Mori" w:date="2015-09-11T20:50:00Z"/>
          <w:rFonts w:ascii="Times New Roman" w:hAnsi="Times New Roman" w:cs="Times New Roman"/>
        </w:rPr>
        <w:pPrChange w:id="1758" w:author="Juan Carlos Martinez Mori" w:date="2015-09-12T10:50:00Z">
          <w:pPr>
            <w:pStyle w:val="ListParagraph"/>
            <w:ind w:left="1080"/>
            <w:jc w:val="both"/>
          </w:pPr>
        </w:pPrChange>
      </w:pPr>
      <w:moveTo w:id="1759" w:author="Li, Yanning" w:date="2015-09-10T11:34:00Z">
        <w:del w:id="1760" w:author="Juan Carlos Martinez Mori" w:date="2015-09-11T20:50:00Z">
          <w:r w:rsidDel="00E82B8C">
            <w:rPr>
              <w:rFonts w:ascii="Times New Roman" w:hAnsi="Times New Roman" w:cs="Times New Roman"/>
            </w:rPr>
            <w:delText>Elaborating on this issue, averages of percent differences between the readings of user specified pairs of sensors were found. The sensors chosen for this procedure were pairs of neighboring sensors on continuous segments of road with no entrance or exit ramps. It was found that, in May 2015, sensors EBX (RTMS) measured on average, XX% higher speeds and counted XX% more vehicles than its immediate predecessor sensor EBX (radar). In the same circumstances, sensor EBX (RTMS) presented XX% higher speeds and counted XX% more vehicles than its immediate predecessor EBX (radar).</w:delText>
          </w:r>
        </w:del>
      </w:moveTo>
    </w:p>
    <w:p w14:paraId="417A6330" w14:textId="202ACB8B" w:rsidR="00182221" w:rsidDel="00E82B8C" w:rsidRDefault="00182221">
      <w:pPr>
        <w:pStyle w:val="ListParagraph"/>
        <w:numPr>
          <w:ilvl w:val="0"/>
          <w:numId w:val="14"/>
        </w:numPr>
        <w:ind w:left="0"/>
        <w:jc w:val="both"/>
        <w:rPr>
          <w:del w:id="1761" w:author="Juan Carlos Martinez Mori" w:date="2015-09-11T20:50:00Z"/>
          <w:rFonts w:ascii="Times New Roman" w:hAnsi="Times New Roman" w:cs="Times New Roman"/>
        </w:rPr>
        <w:pPrChange w:id="1762" w:author="Juan Carlos Martinez Mori" w:date="2015-09-12T10:50:00Z">
          <w:pPr>
            <w:pStyle w:val="ListParagraph"/>
            <w:numPr>
              <w:numId w:val="14"/>
            </w:numPr>
            <w:ind w:left="1080" w:hanging="360"/>
            <w:jc w:val="both"/>
          </w:pPr>
        </w:pPrChange>
      </w:pPr>
      <w:moveTo w:id="1763" w:author="Li, Yanning" w:date="2015-09-10T11:34:00Z">
        <w:del w:id="1764" w:author="Juan Carlos Martinez Mori" w:date="2015-09-11T20:50:00Z">
          <w:r w:rsidDel="00E82B8C">
            <w:rPr>
              <w:rFonts w:ascii="Times New Roman" w:hAnsi="Times New Roman" w:cs="Times New Roman"/>
            </w:rPr>
            <w:delText>There were a few cases of severe missing data issues. This situation was mainly isolated; specific sensors malfunctioned for a period of time, but the entirety of the system was never compromised. A specific case is that of sensor EBX (TYPE), which missed XX% of the data in May 2015.</w:delText>
          </w:r>
        </w:del>
      </w:moveTo>
    </w:p>
    <w:moveToRangeEnd w:id="975"/>
    <w:p w14:paraId="03DB16B6" w14:textId="72880B45" w:rsidR="00182221" w:rsidDel="00600E67" w:rsidRDefault="00182221">
      <w:pPr>
        <w:jc w:val="both"/>
        <w:rPr>
          <w:ins w:id="1765" w:author="Li, Yanning" w:date="2015-09-10T11:34:00Z"/>
          <w:del w:id="1766" w:author="Juan Carlos Martinez Mori" w:date="2015-09-12T11:01:00Z"/>
          <w:rFonts w:ascii="Times New Roman" w:hAnsi="Times New Roman" w:cs="Times New Roman"/>
        </w:rPr>
        <w:pPrChange w:id="1767" w:author="Juan Carlos Martinez Mori" w:date="2015-09-12T10:50:00Z">
          <w:pPr>
            <w:ind w:left="360"/>
            <w:jc w:val="both"/>
          </w:pPr>
        </w:pPrChange>
      </w:pPr>
    </w:p>
    <w:p w14:paraId="66E94877" w14:textId="61C063E6" w:rsidR="00600E67" w:rsidRPr="00600E67" w:rsidRDefault="00600E67">
      <w:pPr>
        <w:jc w:val="both"/>
        <w:rPr>
          <w:ins w:id="1768" w:author="Juan Carlos Martinez Mori" w:date="2015-09-12T11:00:00Z"/>
          <w:rFonts w:ascii="Times New Roman" w:hAnsi="Times New Roman" w:cs="Times New Roman"/>
          <w:b/>
          <w:rPrChange w:id="1769" w:author="Juan Carlos Martinez Mori" w:date="2015-09-12T11:01:00Z">
            <w:rPr>
              <w:ins w:id="1770" w:author="Juan Carlos Martinez Mori" w:date="2015-09-12T11:00:00Z"/>
              <w:rFonts w:ascii="Times New Roman" w:hAnsi="Times New Roman" w:cs="Times New Roman"/>
            </w:rPr>
          </w:rPrChange>
        </w:rPr>
        <w:pPrChange w:id="1771" w:author="Juan Carlos Martinez Mori" w:date="2015-09-12T11:01:00Z">
          <w:pPr>
            <w:ind w:left="360"/>
            <w:jc w:val="both"/>
          </w:pPr>
        </w:pPrChange>
      </w:pPr>
    </w:p>
    <w:p w14:paraId="74C5DEB0" w14:textId="2A65E49F" w:rsidR="00600E67" w:rsidRPr="00600E67" w:rsidRDefault="00600E67">
      <w:pPr>
        <w:pStyle w:val="ListParagraph"/>
        <w:numPr>
          <w:ilvl w:val="0"/>
          <w:numId w:val="9"/>
        </w:numPr>
        <w:jc w:val="both"/>
        <w:rPr>
          <w:ins w:id="1772" w:author="Juan Carlos Martinez Mori" w:date="2015-09-12T11:01:00Z"/>
          <w:rFonts w:ascii="Times New Roman" w:hAnsi="Times New Roman" w:cs="Times New Roman"/>
          <w:b/>
          <w:sz w:val="28"/>
          <w:szCs w:val="28"/>
          <w:rPrChange w:id="1773" w:author="Juan Carlos Martinez Mori" w:date="2015-09-12T11:04:00Z">
            <w:rPr>
              <w:ins w:id="1774" w:author="Juan Carlos Martinez Mori" w:date="2015-09-12T11:01:00Z"/>
            </w:rPr>
          </w:rPrChange>
        </w:rPr>
        <w:pPrChange w:id="1775" w:author="Juan Carlos Martinez Mori" w:date="2015-09-12T11:04:00Z">
          <w:pPr>
            <w:ind w:left="360"/>
            <w:jc w:val="both"/>
          </w:pPr>
        </w:pPrChange>
      </w:pPr>
      <w:ins w:id="1776" w:author="Juan Carlos Martinez Mori" w:date="2015-09-12T11:04:00Z">
        <w:r w:rsidRPr="00600E67">
          <w:rPr>
            <w:rFonts w:ascii="Times New Roman" w:hAnsi="Times New Roman" w:cs="Times New Roman"/>
            <w:b/>
            <w:sz w:val="28"/>
            <w:szCs w:val="28"/>
            <w:rPrChange w:id="1777" w:author="Juan Carlos Martinez Mori" w:date="2015-09-12T11:04:00Z">
              <w:rPr>
                <w:rFonts w:ascii="Times New Roman" w:hAnsi="Times New Roman" w:cs="Times New Roman"/>
              </w:rPr>
            </w:rPrChange>
          </w:rPr>
          <w:t>Conclusions</w:t>
        </w:r>
      </w:ins>
    </w:p>
    <w:p w14:paraId="0702FA72" w14:textId="03C7CCBA" w:rsidR="00182221" w:rsidRDefault="00725764" w:rsidP="009D0D37">
      <w:pPr>
        <w:ind w:left="360"/>
        <w:jc w:val="both"/>
        <w:rPr>
          <w:ins w:id="1778" w:author="Li, Yanning" w:date="2015-09-10T11:39:00Z"/>
          <w:rFonts w:ascii="Times New Roman" w:hAnsi="Times New Roman" w:cs="Times New Roman"/>
        </w:rPr>
      </w:pPr>
      <w:ins w:id="1779" w:author="Juan Carlos Martinez Mori" w:date="2015-09-11T21:18:00Z">
        <w:r>
          <w:rPr>
            <w:rFonts w:ascii="Times New Roman" w:hAnsi="Times New Roman" w:cs="Times New Roman"/>
          </w:rPr>
          <w:t>T</w:t>
        </w:r>
      </w:ins>
      <w:ins w:id="1780" w:author="Li, Yanning" w:date="2015-09-10T11:37:00Z">
        <w:del w:id="1781" w:author="Juan Carlos Martinez Mori" w:date="2015-09-11T21:18:00Z">
          <w:r w:rsidR="00CB1A70" w:rsidDel="00725764">
            <w:rPr>
              <w:rFonts w:ascii="Times New Roman" w:hAnsi="Times New Roman" w:cs="Times New Roman"/>
            </w:rPr>
            <w:delText xml:space="preserve">Overall, </w:delText>
          </w:r>
        </w:del>
      </w:ins>
      <w:ins w:id="1782" w:author="Li, Yanning" w:date="2015-09-10T11:38:00Z">
        <w:del w:id="1783" w:author="Juan Carlos Martinez Mori" w:date="2015-09-11T21:18:00Z">
          <w:r w:rsidR="00CB1A70" w:rsidDel="00725764">
            <w:rPr>
              <w:rFonts w:ascii="Times New Roman" w:hAnsi="Times New Roman" w:cs="Times New Roman"/>
            </w:rPr>
            <w:delText>t</w:delText>
          </w:r>
        </w:del>
        <w:r w:rsidR="00CB1A70">
          <w:rPr>
            <w:rFonts w:ascii="Times New Roman" w:hAnsi="Times New Roman" w:cs="Times New Roman"/>
          </w:rPr>
          <w:t xml:space="preserve">his report </w:t>
        </w:r>
      </w:ins>
      <w:ins w:id="1784" w:author="Juan Carlos Martinez Mori" w:date="2015-09-11T21:18:00Z">
        <w:r>
          <w:rPr>
            <w:rFonts w:ascii="Times New Roman" w:hAnsi="Times New Roman" w:cs="Times New Roman"/>
          </w:rPr>
          <w:t xml:space="preserve">has </w:t>
        </w:r>
      </w:ins>
      <w:ins w:id="1785" w:author="Li, Yanning" w:date="2015-09-10T11:38:00Z">
        <w:r w:rsidR="00CB1A70">
          <w:rPr>
            <w:rFonts w:ascii="Times New Roman" w:hAnsi="Times New Roman" w:cs="Times New Roman"/>
          </w:rPr>
          <w:t>document</w:t>
        </w:r>
      </w:ins>
      <w:ins w:id="1786" w:author="Juan Carlos Martinez Mori" w:date="2015-09-11T21:18:00Z">
        <w:r>
          <w:rPr>
            <w:rFonts w:ascii="Times New Roman" w:hAnsi="Times New Roman" w:cs="Times New Roman"/>
          </w:rPr>
          <w:t>ed</w:t>
        </w:r>
      </w:ins>
      <w:ins w:id="1787" w:author="Li, Yanning" w:date="2015-09-10T11:38:00Z">
        <w:del w:id="1788" w:author="Juan Carlos Martinez Mori" w:date="2015-09-11T21:18:00Z">
          <w:r w:rsidR="00CB1A70" w:rsidDel="00725764">
            <w:rPr>
              <w:rFonts w:ascii="Times New Roman" w:hAnsi="Times New Roman" w:cs="Times New Roman"/>
            </w:rPr>
            <w:delText>s</w:delText>
          </w:r>
        </w:del>
        <w:r w:rsidR="00CB1A70">
          <w:rPr>
            <w:rFonts w:ascii="Times New Roman" w:hAnsi="Times New Roman" w:cs="Times New Roman"/>
          </w:rPr>
          <w:t xml:space="preserve"> the data analysis procedure</w:t>
        </w:r>
      </w:ins>
      <w:ins w:id="1789" w:author="Juan Carlos Martinez Mori" w:date="2015-09-11T21:18:00Z">
        <w:r>
          <w:rPr>
            <w:rFonts w:ascii="Times New Roman" w:hAnsi="Times New Roman" w:cs="Times New Roman"/>
          </w:rPr>
          <w:t>s</w:t>
        </w:r>
      </w:ins>
      <w:ins w:id="1790" w:author="Li, Yanning" w:date="2015-09-10T11:38:00Z">
        <w:r w:rsidR="00CB1A70">
          <w:rPr>
            <w:rFonts w:ascii="Times New Roman" w:hAnsi="Times New Roman" w:cs="Times New Roman"/>
          </w:rPr>
          <w:t xml:space="preserve"> and findings for </w:t>
        </w:r>
      </w:ins>
      <w:ins w:id="1791" w:author="Juan Carlos Martinez Mori" w:date="2015-09-11T21:16:00Z">
        <w:r w:rsidR="002E5645">
          <w:rPr>
            <w:rFonts w:ascii="Times New Roman" w:hAnsi="Times New Roman" w:cs="Times New Roman"/>
          </w:rPr>
          <w:t xml:space="preserve">the </w:t>
        </w:r>
      </w:ins>
      <w:proofErr w:type="spellStart"/>
      <w:ins w:id="1792" w:author="Li, Yanning" w:date="2015-09-10T11:38:00Z">
        <w:r w:rsidR="00CB1A70">
          <w:rPr>
            <w:rFonts w:ascii="Times New Roman" w:hAnsi="Times New Roman" w:cs="Times New Roman"/>
          </w:rPr>
          <w:t>Ver</w:t>
        </w:r>
        <w:proofErr w:type="spellEnd"/>
        <w:r w:rsidR="00CB1A70">
          <w:rPr>
            <w:rFonts w:ascii="Times New Roman" w:hAnsi="Times New Roman" w:cs="Times New Roman"/>
          </w:rPr>
          <w:t xml:space="preserve">-Mac data collected in two work zones. </w:t>
        </w:r>
      </w:ins>
      <w:ins w:id="1793" w:author="Juan Carlos Martinez Mori" w:date="2015-09-11T21:19:00Z">
        <w:r>
          <w:rPr>
            <w:rFonts w:ascii="Times New Roman" w:hAnsi="Times New Roman" w:cs="Times New Roman"/>
          </w:rPr>
          <w:t>These are our conclusions</w:t>
        </w:r>
      </w:ins>
      <w:ins w:id="1794" w:author="Li, Yanning" w:date="2015-09-10T11:39:00Z">
        <w:del w:id="1795" w:author="Juan Carlos Martinez Mori" w:date="2015-09-11T21:19:00Z">
          <w:r w:rsidR="002C1E17" w:rsidDel="00725764">
            <w:rPr>
              <w:rFonts w:ascii="Times New Roman" w:hAnsi="Times New Roman" w:cs="Times New Roman"/>
            </w:rPr>
            <w:delText>Our conclusions are</w:delText>
          </w:r>
        </w:del>
        <w:r w:rsidR="002C1E17">
          <w:rPr>
            <w:rFonts w:ascii="Times New Roman" w:hAnsi="Times New Roman" w:cs="Times New Roman"/>
          </w:rPr>
          <w:t>:</w:t>
        </w:r>
      </w:ins>
    </w:p>
    <w:p w14:paraId="1A9546F2" w14:textId="6AB963B9" w:rsidR="002C1E17" w:rsidRDefault="00EC40B7">
      <w:pPr>
        <w:pStyle w:val="ListParagraph"/>
        <w:numPr>
          <w:ilvl w:val="0"/>
          <w:numId w:val="21"/>
        </w:numPr>
        <w:jc w:val="both"/>
        <w:rPr>
          <w:ins w:id="1796" w:author="Juan Carlos Martinez Mori" w:date="2015-09-12T11:06:00Z"/>
          <w:rFonts w:ascii="Times New Roman" w:hAnsi="Times New Roman" w:cs="Times New Roman"/>
        </w:rPr>
        <w:pPrChange w:id="1797" w:author="Li, Yanning" w:date="2015-09-10T11:42:00Z">
          <w:pPr>
            <w:ind w:left="360"/>
            <w:jc w:val="both"/>
          </w:pPr>
        </w:pPrChange>
      </w:pPr>
      <w:ins w:id="1798" w:author="Li, Yanning" w:date="2015-09-10T11:39:00Z">
        <w:r w:rsidRPr="00DB52A9">
          <w:rPr>
            <w:rFonts w:ascii="Times New Roman" w:hAnsi="Times New Roman" w:cs="Times New Roman"/>
            <w:rPrChange w:id="1799" w:author="Li, Yanning" w:date="2015-09-10T11:42:00Z">
              <w:rPr/>
            </w:rPrChange>
          </w:rPr>
          <w:t xml:space="preserve">Data </w:t>
        </w:r>
      </w:ins>
      <w:ins w:id="1800" w:author="Li, Yanning" w:date="2015-09-10T11:40:00Z">
        <w:r w:rsidRPr="00DB52A9">
          <w:rPr>
            <w:rFonts w:ascii="Times New Roman" w:hAnsi="Times New Roman" w:cs="Times New Roman"/>
            <w:rPrChange w:id="1801" w:author="Li, Yanning" w:date="2015-09-10T11:42:00Z">
              <w:rPr/>
            </w:rPrChange>
          </w:rPr>
          <w:t xml:space="preserve">incompleteness and inconsistency </w:t>
        </w:r>
      </w:ins>
      <w:ins w:id="1802" w:author="Li, Yanning" w:date="2015-09-10T11:39:00Z">
        <w:r w:rsidRPr="00DB52A9">
          <w:rPr>
            <w:rFonts w:ascii="Times New Roman" w:hAnsi="Times New Roman" w:cs="Times New Roman"/>
            <w:rPrChange w:id="1803" w:author="Li, Yanning" w:date="2015-09-10T11:42:00Z">
              <w:rPr/>
            </w:rPrChange>
          </w:rPr>
          <w:t xml:space="preserve">issues are common in field data, </w:t>
        </w:r>
        <w:r w:rsidR="00DC6745" w:rsidRPr="00DB52A9">
          <w:rPr>
            <w:rFonts w:ascii="Times New Roman" w:hAnsi="Times New Roman" w:cs="Times New Roman"/>
            <w:rPrChange w:id="1804" w:author="Li, Yanning" w:date="2015-09-10T11:42:00Z">
              <w:rPr/>
            </w:rPrChange>
          </w:rPr>
          <w:t xml:space="preserve">especially if collected in </w:t>
        </w:r>
      </w:ins>
      <w:ins w:id="1805" w:author="Li, Yanning" w:date="2015-09-10T11:41:00Z">
        <w:r w:rsidR="00DC6745" w:rsidRPr="00DB52A9">
          <w:rPr>
            <w:rFonts w:ascii="Times New Roman" w:hAnsi="Times New Roman" w:cs="Times New Roman"/>
            <w:rPrChange w:id="1806" w:author="Li, Yanning" w:date="2015-09-10T11:42:00Z">
              <w:rPr/>
            </w:rPrChange>
          </w:rPr>
          <w:t>noisy</w:t>
        </w:r>
      </w:ins>
      <w:ins w:id="1807" w:author="Li, Yanning" w:date="2015-09-10T11:39:00Z">
        <w:r w:rsidR="00DC6745" w:rsidRPr="00DB52A9">
          <w:rPr>
            <w:rFonts w:ascii="Times New Roman" w:hAnsi="Times New Roman" w:cs="Times New Roman"/>
            <w:rPrChange w:id="1808" w:author="Li, Yanning" w:date="2015-09-10T11:42:00Z">
              <w:rPr/>
            </w:rPrChange>
          </w:rPr>
          <w:t xml:space="preserve"> en</w:t>
        </w:r>
      </w:ins>
      <w:ins w:id="1809" w:author="Li, Yanning" w:date="2015-09-10T11:41:00Z">
        <w:r w:rsidR="00DC6745" w:rsidRPr="00DB52A9">
          <w:rPr>
            <w:rFonts w:ascii="Times New Roman" w:hAnsi="Times New Roman" w:cs="Times New Roman"/>
            <w:rPrChange w:id="1810" w:author="Li, Yanning" w:date="2015-09-10T11:42:00Z">
              <w:rPr/>
            </w:rPrChange>
          </w:rPr>
          <w:t>vironment</w:t>
        </w:r>
      </w:ins>
      <w:ins w:id="1811" w:author="Juan Carlos Martinez Mori" w:date="2015-09-11T21:18:00Z">
        <w:r w:rsidR="002E5645">
          <w:rPr>
            <w:rFonts w:ascii="Times New Roman" w:hAnsi="Times New Roman" w:cs="Times New Roman"/>
          </w:rPr>
          <w:t>s</w:t>
        </w:r>
      </w:ins>
      <w:ins w:id="1812" w:author="Li, Yanning" w:date="2015-09-10T11:41:00Z">
        <w:r w:rsidR="00DC6745" w:rsidRPr="00DB52A9">
          <w:rPr>
            <w:rFonts w:ascii="Times New Roman" w:hAnsi="Times New Roman" w:cs="Times New Roman"/>
            <w:rPrChange w:id="1813" w:author="Li, Yanning" w:date="2015-09-10T11:42:00Z">
              <w:rPr/>
            </w:rPrChange>
          </w:rPr>
          <w:t xml:space="preserve"> such as work zones</w:t>
        </w:r>
        <w:del w:id="1814" w:author="Juan Carlos Martinez Mori" w:date="2015-09-11T21:17:00Z">
          <w:r w:rsidR="009F4139" w:rsidRPr="00DB52A9" w:rsidDel="002E5645">
            <w:rPr>
              <w:rFonts w:ascii="Times New Roman" w:hAnsi="Times New Roman" w:cs="Times New Roman"/>
              <w:rPrChange w:id="1815" w:author="Li, Yanning" w:date="2015-09-10T11:42:00Z">
                <w:rPr/>
              </w:rPrChange>
            </w:rPr>
            <w:delText xml:space="preserve"> []</w:delText>
          </w:r>
        </w:del>
        <w:r w:rsidR="00DC6745" w:rsidRPr="00DB52A9">
          <w:rPr>
            <w:rFonts w:ascii="Times New Roman" w:hAnsi="Times New Roman" w:cs="Times New Roman"/>
            <w:rPrChange w:id="1816" w:author="Li, Yanning" w:date="2015-09-10T11:42:00Z">
              <w:rPr/>
            </w:rPrChange>
          </w:rPr>
          <w:t xml:space="preserve">. </w:t>
        </w:r>
        <w:r w:rsidR="00DB52A9" w:rsidRPr="00DB52A9">
          <w:rPr>
            <w:rFonts w:ascii="Times New Roman" w:hAnsi="Times New Roman" w:cs="Times New Roman"/>
            <w:rPrChange w:id="1817" w:author="Li, Yanning" w:date="2015-09-10T11:42:00Z">
              <w:rPr/>
            </w:rPrChange>
          </w:rPr>
          <w:t>These issues we</w:t>
        </w:r>
      </w:ins>
      <w:ins w:id="1818" w:author="Juan Carlos Martinez Mori" w:date="2015-09-11T21:17:00Z">
        <w:r w:rsidR="002E5645">
          <w:rPr>
            <w:rFonts w:ascii="Times New Roman" w:hAnsi="Times New Roman" w:cs="Times New Roman"/>
          </w:rPr>
          <w:t xml:space="preserve">re </w:t>
        </w:r>
      </w:ins>
      <w:ins w:id="1819" w:author="Li, Yanning" w:date="2015-09-10T11:41:00Z">
        <w:del w:id="1820" w:author="Juan Carlos Martinez Mori" w:date="2015-09-11T21:17:00Z">
          <w:r w:rsidR="00DB52A9" w:rsidRPr="00DB52A9" w:rsidDel="002E5645">
            <w:rPr>
              <w:rFonts w:ascii="Times New Roman" w:hAnsi="Times New Roman" w:cs="Times New Roman"/>
              <w:rPrChange w:id="1821" w:author="Li, Yanning" w:date="2015-09-10T11:42:00Z">
                <w:rPr/>
              </w:rPrChange>
            </w:rPr>
            <w:delText xml:space="preserve">re also </w:delText>
          </w:r>
        </w:del>
      </w:ins>
      <w:ins w:id="1822" w:author="Juan Carlos Martinez Mori" w:date="2015-09-11T21:17:00Z">
        <w:r w:rsidR="002E5645">
          <w:rPr>
            <w:rFonts w:ascii="Times New Roman" w:hAnsi="Times New Roman" w:cs="Times New Roman"/>
          </w:rPr>
          <w:t>found</w:t>
        </w:r>
      </w:ins>
      <w:ins w:id="1823" w:author="Li, Yanning" w:date="2015-09-10T11:41:00Z">
        <w:del w:id="1824" w:author="Juan Carlos Martinez Mori" w:date="2015-09-11T21:17:00Z">
          <w:r w:rsidR="00DB52A9" w:rsidRPr="00DB52A9" w:rsidDel="002E5645">
            <w:rPr>
              <w:rFonts w:ascii="Times New Roman" w:hAnsi="Times New Roman" w:cs="Times New Roman"/>
              <w:rPrChange w:id="1825" w:author="Li, Yanning" w:date="2015-09-10T11:42:00Z">
                <w:rPr/>
              </w:rPrChange>
            </w:rPr>
            <w:delText>observed</w:delText>
          </w:r>
        </w:del>
        <w:r w:rsidR="00DB52A9" w:rsidRPr="00DB52A9">
          <w:rPr>
            <w:rFonts w:ascii="Times New Roman" w:hAnsi="Times New Roman" w:cs="Times New Roman"/>
            <w:rPrChange w:id="1826" w:author="Li, Yanning" w:date="2015-09-10T11:42:00Z">
              <w:rPr/>
            </w:rPrChange>
          </w:rPr>
          <w:t xml:space="preserve"> in </w:t>
        </w:r>
      </w:ins>
      <w:ins w:id="1827" w:author="Juan Carlos Martinez Mori" w:date="2015-09-11T21:17:00Z">
        <w:r w:rsidR="002E5645">
          <w:rPr>
            <w:rFonts w:ascii="Times New Roman" w:hAnsi="Times New Roman" w:cs="Times New Roman"/>
          </w:rPr>
          <w:t>the</w:t>
        </w:r>
      </w:ins>
      <w:ins w:id="1828" w:author="Li, Yanning" w:date="2015-09-10T11:41:00Z">
        <w:del w:id="1829" w:author="Juan Carlos Martinez Mori" w:date="2015-09-11T21:17:00Z">
          <w:r w:rsidR="00DB52A9" w:rsidRPr="00DB52A9" w:rsidDel="002E5645">
            <w:rPr>
              <w:rFonts w:ascii="Times New Roman" w:hAnsi="Times New Roman" w:cs="Times New Roman"/>
              <w:rPrChange w:id="1830" w:author="Li, Yanning" w:date="2015-09-10T11:42:00Z">
                <w:rPr/>
              </w:rPrChange>
            </w:rPr>
            <w:delText>Ver-Mac</w:delText>
          </w:r>
        </w:del>
        <w:r w:rsidR="00DB52A9" w:rsidRPr="00DB52A9">
          <w:rPr>
            <w:rFonts w:ascii="Times New Roman" w:hAnsi="Times New Roman" w:cs="Times New Roman"/>
            <w:rPrChange w:id="1831" w:author="Li, Yanning" w:date="2015-09-10T11:42:00Z">
              <w:rPr/>
            </w:rPrChange>
          </w:rPr>
          <w:t xml:space="preserve"> data</w:t>
        </w:r>
        <w:del w:id="1832" w:author="Juan Carlos Martinez Mori" w:date="2015-09-11T21:19:00Z">
          <w:r w:rsidR="00DB52A9" w:rsidRPr="00DB52A9" w:rsidDel="0088111C">
            <w:rPr>
              <w:rFonts w:ascii="Times New Roman" w:hAnsi="Times New Roman" w:cs="Times New Roman"/>
              <w:rPrChange w:id="1833" w:author="Li, Yanning" w:date="2015-09-10T11:42:00Z">
                <w:rPr/>
              </w:rPrChange>
            </w:rPr>
            <w:delText xml:space="preserve"> set</w:delText>
          </w:r>
        </w:del>
        <w:r w:rsidR="00DB52A9" w:rsidRPr="00DB52A9">
          <w:rPr>
            <w:rFonts w:ascii="Times New Roman" w:hAnsi="Times New Roman" w:cs="Times New Roman"/>
            <w:rPrChange w:id="1834" w:author="Li, Yanning" w:date="2015-09-10T11:42:00Z">
              <w:rPr/>
            </w:rPrChange>
          </w:rPr>
          <w:t xml:space="preserve"> </w:t>
        </w:r>
      </w:ins>
      <w:ins w:id="1835" w:author="Juan Carlos Martinez Mori" w:date="2015-09-11T21:17:00Z">
        <w:r w:rsidR="002E5645">
          <w:rPr>
            <w:rFonts w:ascii="Times New Roman" w:hAnsi="Times New Roman" w:cs="Times New Roman"/>
          </w:rPr>
          <w:t>of</w:t>
        </w:r>
      </w:ins>
      <w:ins w:id="1836" w:author="Li, Yanning" w:date="2015-09-10T11:41:00Z">
        <w:del w:id="1837" w:author="Juan Carlos Martinez Mori" w:date="2015-09-11T21:17:00Z">
          <w:r w:rsidR="00DB52A9" w:rsidRPr="00DB52A9" w:rsidDel="002E5645">
            <w:rPr>
              <w:rFonts w:ascii="Times New Roman" w:hAnsi="Times New Roman" w:cs="Times New Roman"/>
              <w:rPrChange w:id="1838" w:author="Li, Yanning" w:date="2015-09-10T11:42:00Z">
                <w:rPr/>
              </w:rPrChange>
            </w:rPr>
            <w:delText>in</w:delText>
          </w:r>
        </w:del>
        <w:r w:rsidR="00DB52A9" w:rsidRPr="00DB52A9">
          <w:rPr>
            <w:rFonts w:ascii="Times New Roman" w:hAnsi="Times New Roman" w:cs="Times New Roman"/>
            <w:rPrChange w:id="1839" w:author="Li, Yanning" w:date="2015-09-10T11:42:00Z">
              <w:rPr/>
            </w:rPrChange>
          </w:rPr>
          <w:t xml:space="preserve"> </w:t>
        </w:r>
      </w:ins>
      <w:ins w:id="1840" w:author="Juan Carlos Martinez Mori" w:date="2015-09-11T21:19:00Z">
        <w:r w:rsidR="0088111C">
          <w:rPr>
            <w:rFonts w:ascii="Times New Roman" w:hAnsi="Times New Roman" w:cs="Times New Roman"/>
          </w:rPr>
          <w:t>both work zones</w:t>
        </w:r>
      </w:ins>
      <w:ins w:id="1841" w:author="Li, Yanning" w:date="2015-09-10T11:41:00Z">
        <w:del w:id="1842" w:author="Juan Carlos Martinez Mori" w:date="2015-09-11T21:19:00Z">
          <w:r w:rsidR="00DB52A9" w:rsidRPr="00DB52A9" w:rsidDel="0088111C">
            <w:rPr>
              <w:rFonts w:ascii="Times New Roman" w:hAnsi="Times New Roman" w:cs="Times New Roman"/>
              <w:rPrChange w:id="1843" w:author="Li, Yanning" w:date="2015-09-10T11:42:00Z">
                <w:rPr/>
              </w:rPrChange>
            </w:rPr>
            <w:delText>the two work zones</w:delText>
          </w:r>
        </w:del>
        <w:r w:rsidR="00DB52A9" w:rsidRPr="00DB52A9">
          <w:rPr>
            <w:rFonts w:ascii="Times New Roman" w:hAnsi="Times New Roman" w:cs="Times New Roman"/>
            <w:rPrChange w:id="1844" w:author="Li, Yanning" w:date="2015-09-10T11:42:00Z">
              <w:rPr/>
            </w:rPrChange>
          </w:rPr>
          <w:t>.</w:t>
        </w:r>
      </w:ins>
    </w:p>
    <w:p w14:paraId="6164C159" w14:textId="76E20611" w:rsidR="0017553A" w:rsidRPr="00DB52A9" w:rsidRDefault="0017553A">
      <w:pPr>
        <w:pStyle w:val="ListParagraph"/>
        <w:numPr>
          <w:ilvl w:val="0"/>
          <w:numId w:val="21"/>
        </w:numPr>
        <w:jc w:val="both"/>
        <w:rPr>
          <w:ins w:id="1845" w:author="Li, Yanning" w:date="2015-09-10T11:41:00Z"/>
          <w:rFonts w:ascii="Times New Roman" w:hAnsi="Times New Roman" w:cs="Times New Roman"/>
          <w:rPrChange w:id="1846" w:author="Li, Yanning" w:date="2015-09-10T11:42:00Z">
            <w:rPr>
              <w:ins w:id="1847" w:author="Li, Yanning" w:date="2015-09-10T11:41:00Z"/>
            </w:rPr>
          </w:rPrChange>
        </w:rPr>
        <w:pPrChange w:id="1848" w:author="Li, Yanning" w:date="2015-09-10T11:42:00Z">
          <w:pPr>
            <w:ind w:left="360"/>
            <w:jc w:val="both"/>
          </w:pPr>
        </w:pPrChange>
      </w:pPr>
      <w:ins w:id="1849" w:author="Juan Carlos Martinez Mori" w:date="2015-09-12T11:06:00Z">
        <w:r>
          <w:rPr>
            <w:rFonts w:ascii="Times New Roman" w:hAnsi="Times New Roman" w:cs="Times New Roman"/>
          </w:rPr>
          <w:t xml:space="preserve">The systematic issues present in each of the work zones made the determination of the sensors’ </w:t>
        </w:r>
      </w:ins>
      <w:ins w:id="1850" w:author="Juan Carlos Martinez Mori" w:date="2015-09-12T11:09:00Z">
        <w:r>
          <w:rPr>
            <w:rFonts w:ascii="Times New Roman" w:hAnsi="Times New Roman" w:cs="Times New Roman"/>
          </w:rPr>
          <w:t xml:space="preserve">accuracy unfeasible. </w:t>
        </w:r>
      </w:ins>
    </w:p>
    <w:p w14:paraId="5B21543C" w14:textId="54A97742" w:rsidR="00DB52A9" w:rsidRDefault="00FA4A00">
      <w:pPr>
        <w:pStyle w:val="ListParagraph"/>
        <w:numPr>
          <w:ilvl w:val="0"/>
          <w:numId w:val="21"/>
        </w:numPr>
        <w:jc w:val="both"/>
        <w:rPr>
          <w:ins w:id="1851" w:author="Li, Yanning" w:date="2015-09-10T11:44:00Z"/>
          <w:rFonts w:ascii="Times New Roman" w:hAnsi="Times New Roman" w:cs="Times New Roman"/>
        </w:rPr>
        <w:pPrChange w:id="1852" w:author="Li, Yanning" w:date="2015-09-10T11:42:00Z">
          <w:pPr>
            <w:ind w:left="360"/>
            <w:jc w:val="both"/>
          </w:pPr>
        </w:pPrChange>
      </w:pPr>
      <w:ins w:id="1853" w:author="Li, Yanning" w:date="2015-09-10T11:42:00Z">
        <w:r>
          <w:rPr>
            <w:rFonts w:ascii="Times New Roman" w:hAnsi="Times New Roman" w:cs="Times New Roman"/>
          </w:rPr>
          <w:t xml:space="preserve">Data issues add difficulty in the model calibration for the project </w:t>
        </w:r>
      </w:ins>
      <w:ins w:id="1854" w:author="Li, Yanning" w:date="2015-09-10T11:43:00Z">
        <w:r w:rsidR="00E16590">
          <w:rPr>
            <w:rFonts w:ascii="Times New Roman" w:hAnsi="Times New Roman" w:cs="Times New Roman"/>
          </w:rPr>
          <w:t xml:space="preserve">since the </w:t>
        </w:r>
      </w:ins>
      <w:ins w:id="1855" w:author="Li, Yanning" w:date="2015-09-10T11:44:00Z">
        <w:r w:rsidR="00245B7A">
          <w:rPr>
            <w:rFonts w:ascii="Times New Roman" w:hAnsi="Times New Roman" w:cs="Times New Roman"/>
          </w:rPr>
          <w:t xml:space="preserve">real </w:t>
        </w:r>
      </w:ins>
      <w:ins w:id="1856" w:author="Li, Yanning" w:date="2015-09-10T11:43:00Z">
        <w:r w:rsidR="00E16590">
          <w:rPr>
            <w:rFonts w:ascii="Times New Roman" w:hAnsi="Times New Roman" w:cs="Times New Roman"/>
          </w:rPr>
          <w:t>traffic</w:t>
        </w:r>
      </w:ins>
      <w:ins w:id="1857" w:author="Li, Yanning" w:date="2015-09-10T11:44:00Z">
        <w:r w:rsidR="00245B7A">
          <w:rPr>
            <w:rFonts w:ascii="Times New Roman" w:hAnsi="Times New Roman" w:cs="Times New Roman"/>
          </w:rPr>
          <w:t xml:space="preserve"> condition</w:t>
        </w:r>
      </w:ins>
      <w:ins w:id="1858" w:author="Juan Carlos Martinez Mori" w:date="2015-09-12T11:10:00Z">
        <w:r w:rsidR="0017553A">
          <w:rPr>
            <w:rFonts w:ascii="Times New Roman" w:hAnsi="Times New Roman" w:cs="Times New Roman"/>
          </w:rPr>
          <w:t>s remain unknown wherever the sensors malfunctioned</w:t>
        </w:r>
      </w:ins>
      <w:ins w:id="1859" w:author="Li, Yanning" w:date="2015-09-10T11:44:00Z">
        <w:del w:id="1860" w:author="Juan Carlos Martinez Mori" w:date="2015-09-12T11:10:00Z">
          <w:r w:rsidR="00245B7A" w:rsidDel="0017553A">
            <w:rPr>
              <w:rFonts w:ascii="Times New Roman" w:hAnsi="Times New Roman" w:cs="Times New Roman"/>
            </w:rPr>
            <w:delText xml:space="preserve"> </w:delText>
          </w:r>
        </w:del>
      </w:ins>
      <w:ins w:id="1861" w:author="Juan Carlos Martinez Mori" w:date="2015-09-11T21:20:00Z">
        <w:del w:id="1862" w:author="Juan Carlos Martinez Mori" w:date="2015-09-12T11:10:00Z">
          <w:r w:rsidR="0088111C" w:rsidDel="0017553A">
            <w:rPr>
              <w:rFonts w:ascii="Times New Roman" w:hAnsi="Times New Roman" w:cs="Times New Roman"/>
            </w:rPr>
            <w:delText>are not entirely represented</w:delText>
          </w:r>
        </w:del>
      </w:ins>
      <w:ins w:id="1863" w:author="Li, Yanning" w:date="2015-09-10T11:44:00Z">
        <w:del w:id="1864" w:author="Juan Carlos Martinez Mori" w:date="2015-09-11T21:20:00Z">
          <w:r w:rsidR="00245B7A" w:rsidDel="0088111C">
            <w:rPr>
              <w:rFonts w:ascii="Times New Roman" w:hAnsi="Times New Roman" w:cs="Times New Roman"/>
            </w:rPr>
            <w:delText>is not available</w:delText>
          </w:r>
        </w:del>
        <w:r w:rsidR="00245B7A">
          <w:rPr>
            <w:rFonts w:ascii="Times New Roman" w:hAnsi="Times New Roman" w:cs="Times New Roman"/>
          </w:rPr>
          <w:t xml:space="preserve">. </w:t>
        </w:r>
      </w:ins>
    </w:p>
    <w:p w14:paraId="0088E7FB" w14:textId="5377C069" w:rsidR="00412BC9" w:rsidRPr="00DB52A9" w:rsidRDefault="00E058C6">
      <w:pPr>
        <w:pStyle w:val="ListParagraph"/>
        <w:numPr>
          <w:ilvl w:val="0"/>
          <w:numId w:val="21"/>
        </w:numPr>
        <w:jc w:val="both"/>
        <w:rPr>
          <w:ins w:id="1865" w:author="Li, Yanning" w:date="2015-09-10T11:37:00Z"/>
          <w:rFonts w:ascii="Times New Roman" w:hAnsi="Times New Roman" w:cs="Times New Roman"/>
          <w:rPrChange w:id="1866" w:author="Li, Yanning" w:date="2015-09-10T11:42:00Z">
            <w:rPr>
              <w:ins w:id="1867" w:author="Li, Yanning" w:date="2015-09-10T11:37:00Z"/>
            </w:rPr>
          </w:rPrChange>
        </w:rPr>
        <w:pPrChange w:id="1868" w:author="Li, Yanning" w:date="2015-09-10T11:42:00Z">
          <w:pPr>
            <w:ind w:left="360"/>
            <w:jc w:val="both"/>
          </w:pPr>
        </w:pPrChange>
      </w:pPr>
      <w:ins w:id="1869" w:author="Li, Yanning" w:date="2015-09-10T11:44:00Z">
        <w:r>
          <w:rPr>
            <w:rFonts w:ascii="Times New Roman" w:hAnsi="Times New Roman" w:cs="Times New Roman"/>
          </w:rPr>
          <w:t xml:space="preserve">The analysis procedure </w:t>
        </w:r>
      </w:ins>
      <w:ins w:id="1870" w:author="Li, Yanning" w:date="2015-09-10T11:45:00Z">
        <w:r w:rsidR="00E7543D">
          <w:rPr>
            <w:rFonts w:ascii="Times New Roman" w:hAnsi="Times New Roman" w:cs="Times New Roman"/>
          </w:rPr>
          <w:t>is documented in this report and the python code</w:t>
        </w:r>
      </w:ins>
      <w:ins w:id="1871" w:author="Juan Carlos Martinez Mori" w:date="2015-09-11T21:20:00Z">
        <w:r w:rsidR="0088111C">
          <w:rPr>
            <w:rFonts w:ascii="Times New Roman" w:hAnsi="Times New Roman" w:cs="Times New Roman"/>
          </w:rPr>
          <w:t xml:space="preserve"> has been made</w:t>
        </w:r>
      </w:ins>
      <w:ins w:id="1872" w:author="Li, Yanning" w:date="2015-09-10T11:45:00Z">
        <w:del w:id="1873" w:author="Juan Carlos Martinez Mori" w:date="2015-09-11T21:20:00Z">
          <w:r w:rsidR="00E7543D" w:rsidDel="0088111C">
            <w:rPr>
              <w:rFonts w:ascii="Times New Roman" w:hAnsi="Times New Roman" w:cs="Times New Roman"/>
            </w:rPr>
            <w:delText xml:space="preserve"> is also</w:delText>
          </w:r>
        </w:del>
        <w:r w:rsidR="009D0F13">
          <w:rPr>
            <w:rFonts w:ascii="Times New Roman" w:hAnsi="Times New Roman" w:cs="Times New Roman"/>
          </w:rPr>
          <w:t xml:space="preserve"> </w:t>
        </w:r>
      </w:ins>
      <w:ins w:id="1874" w:author="Li, Yanning" w:date="2015-09-10T11:46:00Z">
        <w:r w:rsidR="009D0F13">
          <w:rPr>
            <w:rFonts w:ascii="Times New Roman" w:hAnsi="Times New Roman" w:cs="Times New Roman"/>
          </w:rPr>
          <w:t>available</w:t>
        </w:r>
      </w:ins>
      <w:ins w:id="1875" w:author="Li, Yanning" w:date="2015-09-10T11:45:00Z">
        <w:r w:rsidR="009D0F13">
          <w:rPr>
            <w:rFonts w:ascii="Times New Roman" w:hAnsi="Times New Roman" w:cs="Times New Roman"/>
          </w:rPr>
          <w:t xml:space="preserve">. We would like to share the findings with </w:t>
        </w:r>
        <w:proofErr w:type="spellStart"/>
        <w:r w:rsidR="009D0F13">
          <w:rPr>
            <w:rFonts w:ascii="Times New Roman" w:hAnsi="Times New Roman" w:cs="Times New Roman"/>
          </w:rPr>
          <w:t>Ver</w:t>
        </w:r>
        <w:proofErr w:type="spellEnd"/>
        <w:r w:rsidR="009D0F13">
          <w:rPr>
            <w:rFonts w:ascii="Times New Roman" w:hAnsi="Times New Roman" w:cs="Times New Roman"/>
          </w:rPr>
          <w:t xml:space="preserve">-Mac </w:t>
        </w:r>
      </w:ins>
      <w:ins w:id="1876" w:author="Li, Yanning" w:date="2015-09-10T11:46:00Z">
        <w:r w:rsidR="000D6B2D">
          <w:rPr>
            <w:rFonts w:ascii="Times New Roman" w:hAnsi="Times New Roman" w:cs="Times New Roman"/>
          </w:rPr>
          <w:t>in case they would like to investigate and identif</w:t>
        </w:r>
        <w:r w:rsidR="00C121A6">
          <w:rPr>
            <w:rFonts w:ascii="Times New Roman" w:hAnsi="Times New Roman" w:cs="Times New Roman"/>
          </w:rPr>
          <w:t>y the cause of the data issues.</w:t>
        </w:r>
      </w:ins>
    </w:p>
    <w:p w14:paraId="184EA5F9" w14:textId="77777777" w:rsidR="00182221" w:rsidRDefault="00182221" w:rsidP="009D0D37">
      <w:pPr>
        <w:ind w:left="360"/>
        <w:jc w:val="both"/>
        <w:rPr>
          <w:ins w:id="1877" w:author="Li, Yanning" w:date="2015-09-10T11:34:00Z"/>
          <w:rFonts w:ascii="Times New Roman" w:hAnsi="Times New Roman" w:cs="Times New Roman"/>
        </w:rPr>
      </w:pPr>
    </w:p>
    <w:p w14:paraId="4DBC59EE" w14:textId="30491B3C" w:rsidR="009D0D37" w:rsidDel="0017553A" w:rsidRDefault="009D0D37" w:rsidP="009D0D37">
      <w:pPr>
        <w:ind w:left="360"/>
        <w:jc w:val="both"/>
        <w:rPr>
          <w:del w:id="1878" w:author="Juan Carlos Martinez Mori" w:date="2015-09-12T11:06:00Z"/>
          <w:rFonts w:ascii="Times New Roman" w:hAnsi="Times New Roman" w:cs="Times New Roman"/>
        </w:rPr>
      </w:pPr>
      <w:commentRangeStart w:id="1879"/>
      <w:del w:id="1880" w:author="Juan Carlos Martinez Mori" w:date="2015-09-12T11:06:00Z">
        <w:r w:rsidDel="0017553A">
          <w:rPr>
            <w:rFonts w:ascii="Times New Roman" w:hAnsi="Times New Roman" w:cs="Times New Roman"/>
          </w:rPr>
          <w:delText>The systematic issues present in each of the work zones made the determination of the sensors’ accuracy problematic. In the case of I-57/I-64, there is no way to interpolate with sufficient certainty the large gaps of missing data. This means that the exact traffic behaviors at those times intervals remains unknown.</w:delText>
        </w:r>
        <w:r w:rsidR="00E45EB4" w:rsidDel="0017553A">
          <w:rPr>
            <w:rFonts w:ascii="Times New Roman" w:hAnsi="Times New Roman" w:cs="Times New Roman"/>
          </w:rPr>
          <w:delText xml:space="preserve"> In the case of I-80, since both of the sensors types had relatively precise readings, it is troublesome to discern which one had correct measurements (or at least readings that were close to reality). In fact, if not for the obvious violation of the principle of mass conservation, it would have been hard to identify the presence of the systematic errors in first place. Arriving to these conclusions would have been more arduous if all of the sensors had been placed next to entrance or exit ramps, for example.</w:delText>
        </w:r>
      </w:del>
    </w:p>
    <w:p w14:paraId="4DD2D720" w14:textId="23871CD5" w:rsidR="0026000E" w:rsidRPr="00E45EB4" w:rsidDel="00FC7029" w:rsidRDefault="00E45EB4" w:rsidP="00E45EB4">
      <w:pPr>
        <w:ind w:left="360"/>
        <w:jc w:val="both"/>
        <w:rPr>
          <w:del w:id="1881" w:author="Li, Yanning" w:date="2015-09-10T11:47:00Z"/>
          <w:rFonts w:ascii="Times New Roman" w:hAnsi="Times New Roman" w:cs="Times New Roman"/>
        </w:rPr>
      </w:pPr>
      <w:del w:id="1882" w:author="Juan Carlos Martinez Mori" w:date="2015-09-12T11:11:00Z">
        <w:r w:rsidDel="0017553A">
          <w:rPr>
            <w:rFonts w:ascii="Times New Roman" w:hAnsi="Times New Roman" w:cs="Times New Roman"/>
          </w:rPr>
          <w:delText>The findings presented in this report are of importance for the three parties involved. IDOT may want to ensure that the sensors produce accurate readings. This would result in more reliable traffic estimations, which translates into an increased user safety. Ver-Mac may want to identify the sources of the odd sensor behavior, so as to improve the quality of their traffic management systems and collaborate with IDOT’s objectives. Our research group found it challenging to deal with the issues presented, and had to implement creative solutions to move our project forward.</w:delText>
        </w:r>
      </w:del>
    </w:p>
    <w:commentRangeEnd w:id="1879"/>
    <w:p w14:paraId="2C93D465" w14:textId="77777777" w:rsidR="002A1326" w:rsidRPr="00FC7029" w:rsidRDefault="003772C2">
      <w:pPr>
        <w:ind w:left="360"/>
        <w:jc w:val="both"/>
        <w:rPr>
          <w:rFonts w:ascii="Times New Roman" w:hAnsi="Times New Roman" w:cs="Times New Roman"/>
          <w:sz w:val="28"/>
          <w:szCs w:val="28"/>
          <w:rPrChange w:id="1883" w:author="Li, Yanning" w:date="2015-09-10T11:47:00Z">
            <w:rPr/>
          </w:rPrChange>
        </w:rPr>
        <w:pPrChange w:id="1884" w:author="Li, Yanning" w:date="2015-09-10T11:47:00Z">
          <w:pPr>
            <w:pStyle w:val="ListParagraph"/>
            <w:ind w:left="360"/>
            <w:jc w:val="both"/>
          </w:pPr>
        </w:pPrChange>
      </w:pPr>
      <w:r>
        <w:rPr>
          <w:rStyle w:val="CommentReference"/>
        </w:rPr>
        <w:commentReference w:id="1879"/>
      </w:r>
    </w:p>
    <w:sectPr w:rsidR="002A1326" w:rsidRPr="00FC7029" w:rsidSect="00C92341">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5" w:author="Li, Yanning" w:date="2015-09-10T10:53:00Z" w:initials="LY">
    <w:p w14:paraId="3DAD6DC9" w14:textId="2BD3175C" w:rsidR="00B0021C" w:rsidRDefault="00B0021C">
      <w:pPr>
        <w:pStyle w:val="CommentText"/>
      </w:pPr>
      <w:r>
        <w:rPr>
          <w:rStyle w:val="CommentReference"/>
        </w:rPr>
        <w:annotationRef/>
      </w:r>
      <w:r>
        <w:t>This is actually part of the speed and count data, the timestamps come with the data, right?</w:t>
      </w:r>
    </w:p>
  </w:comment>
  <w:comment w:id="160" w:author="Juan Carlos Martinez Mori" w:date="2015-09-11T08:49:00Z" w:initials="jm">
    <w:p w14:paraId="24AA5672" w14:textId="18928BFB" w:rsidR="00B0021C" w:rsidRDefault="00B0021C">
      <w:pPr>
        <w:pStyle w:val="CommentText"/>
      </w:pPr>
      <w:r>
        <w:rPr>
          <w:rStyle w:val="CommentReference"/>
        </w:rPr>
        <w:annotationRef/>
      </w:r>
      <w:r>
        <w:t>What is this for?</w:t>
      </w:r>
    </w:p>
  </w:comment>
  <w:comment w:id="286" w:author="Li, Yanning" w:date="2015-09-10T11:08:00Z" w:initials="LY">
    <w:p w14:paraId="2FB9AF95" w14:textId="4B606CE9" w:rsidR="00B0021C" w:rsidRDefault="00B0021C">
      <w:pPr>
        <w:pStyle w:val="CommentText"/>
      </w:pPr>
      <w:r>
        <w:rPr>
          <w:rStyle w:val="CommentReference"/>
        </w:rPr>
        <w:annotationRef/>
      </w:r>
      <w:r>
        <w:t>Is this true for the other work zone? Or only this one?</w:t>
      </w:r>
    </w:p>
  </w:comment>
  <w:comment w:id="339" w:author="Li, Yanning" w:date="2015-09-10T11:09:00Z" w:initials="LY">
    <w:p w14:paraId="546D96E3" w14:textId="4D8936E2" w:rsidR="00B0021C" w:rsidRDefault="00B0021C">
      <w:pPr>
        <w:pStyle w:val="CommentText"/>
      </w:pPr>
      <w:r>
        <w:rPr>
          <w:rStyle w:val="CommentReference"/>
        </w:rPr>
        <w:annotationRef/>
      </w:r>
      <w:r>
        <w:t xml:space="preserve">What is the conclusion? So radar sensor not work well. But RTMS sensor works well? Should we rely on RTMS? Why can’t we just use RTMS? </w:t>
      </w:r>
    </w:p>
  </w:comment>
  <w:comment w:id="340" w:author="Juan Carlos Martinez Mori" w:date="2015-09-11T08:53:00Z" w:initials="jm">
    <w:p w14:paraId="2EF46B90" w14:textId="6210B790" w:rsidR="00B0021C" w:rsidRDefault="00B0021C" w:rsidP="00C04511">
      <w:pPr>
        <w:pStyle w:val="CommentText"/>
      </w:pPr>
      <w:r>
        <w:rPr>
          <w:rStyle w:val="CommentReference"/>
        </w:rPr>
        <w:annotationRef/>
      </w:r>
      <w:r>
        <w:t xml:space="preserve">What are some arguments against using only the RTMS? </w:t>
      </w:r>
    </w:p>
  </w:comment>
  <w:comment w:id="392" w:author="Li, Yanning" w:date="2015-09-10T11:21:00Z" w:initials="LY">
    <w:p w14:paraId="2C253F0F" w14:textId="54F1ECBD" w:rsidR="00B0021C" w:rsidRDefault="00B0021C">
      <w:pPr>
        <w:pStyle w:val="CommentText"/>
      </w:pPr>
      <w:r>
        <w:rPr>
          <w:rStyle w:val="CommentReference"/>
        </w:rPr>
        <w:annotationRef/>
      </w:r>
      <w:r>
        <w:t>The plot a, color is wrong</w:t>
      </w:r>
    </w:p>
  </w:comment>
  <w:comment w:id="419" w:author="Li, Yanning" w:date="2015-09-10T11:23:00Z" w:initials="LY">
    <w:p w14:paraId="1CE7C7DE" w14:textId="77777777" w:rsidR="00B0021C" w:rsidRDefault="00B0021C" w:rsidP="00866E10">
      <w:pPr>
        <w:pStyle w:val="CommentText"/>
      </w:pPr>
      <w:r>
        <w:rPr>
          <w:rStyle w:val="CommentReference"/>
        </w:rPr>
        <w:annotationRef/>
      </w:r>
      <w:r>
        <w:t>Why can’t we just use RTMS sensor? Can we trust RTMS sensor is correct? It seems like radar sensors are pretty close at 5 min interval. But I think I plotted another figure, aggregated at 24 hours, and look at one year, the same type of sensors does not even agree. Can you check? If not in agree, by how much?</w:t>
      </w:r>
    </w:p>
  </w:comment>
  <w:comment w:id="420" w:author="Juan Carlos Martinez Mori" w:date="2015-09-11T13:12:00Z" w:initials="jm">
    <w:p w14:paraId="02EB5EED" w14:textId="77777777" w:rsidR="00B0021C" w:rsidRDefault="00B0021C" w:rsidP="00866E10">
      <w:pPr>
        <w:pStyle w:val="CommentText"/>
      </w:pPr>
      <w:r>
        <w:rPr>
          <w:rStyle w:val="CommentReference"/>
        </w:rPr>
        <w:annotationRef/>
      </w:r>
      <w:r>
        <w:t>I believe you are right. However, do we have space in this report for that?</w:t>
      </w:r>
    </w:p>
  </w:comment>
  <w:comment w:id="432" w:author="Li, Yanning" w:date="2015-09-10T11:23:00Z" w:initials="LY">
    <w:p w14:paraId="6DAC1EC0" w14:textId="1DDECCE2" w:rsidR="00B0021C" w:rsidRDefault="00B0021C">
      <w:pPr>
        <w:pStyle w:val="CommentText"/>
      </w:pPr>
      <w:r>
        <w:rPr>
          <w:rStyle w:val="CommentReference"/>
        </w:rPr>
        <w:annotationRef/>
      </w:r>
      <w:r>
        <w:t>Why can’t we just use RTMS sensor? Can we trust RTMS sensor is correct? It seems like radar sensors are pretty close at 5 min interval. But I think I plotted another figure, aggregated at 24 hours, and look at one year, the same type of sensors does not even agree. Can you check? If not in agree, by how much?</w:t>
      </w:r>
    </w:p>
  </w:comment>
  <w:comment w:id="433" w:author="Juan Carlos Martinez Mori" w:date="2015-09-11T13:12:00Z" w:initials="jm">
    <w:p w14:paraId="6C82B317" w14:textId="1B12DFA2" w:rsidR="00B0021C" w:rsidRDefault="00B0021C">
      <w:pPr>
        <w:pStyle w:val="CommentText"/>
      </w:pPr>
      <w:r>
        <w:rPr>
          <w:rStyle w:val="CommentReference"/>
        </w:rPr>
        <w:annotationRef/>
      </w:r>
      <w:r>
        <w:t>I believe you are right. However, do we have space in this report for that?</w:t>
      </w:r>
    </w:p>
  </w:comment>
  <w:comment w:id="445" w:author="Li, Yanning" w:date="2015-09-10T11:25:00Z" w:initials="LY">
    <w:p w14:paraId="7579D2AE" w14:textId="203AD866" w:rsidR="00B0021C" w:rsidRDefault="00B0021C">
      <w:pPr>
        <w:pStyle w:val="CommentText"/>
      </w:pPr>
      <w:r>
        <w:rPr>
          <w:rStyle w:val="CommentReference"/>
        </w:rPr>
        <w:annotationRef/>
      </w:r>
      <w:r>
        <w:t>Is this name typical in data analysis?</w:t>
      </w:r>
    </w:p>
  </w:comment>
  <w:comment w:id="446" w:author="Juan Carlos Martinez Mori" w:date="2015-09-11T13:14:00Z" w:initials="jm">
    <w:p w14:paraId="3E1A1D66" w14:textId="7F8507B9" w:rsidR="00B0021C" w:rsidRDefault="00B0021C">
      <w:pPr>
        <w:pStyle w:val="CommentText"/>
      </w:pPr>
      <w:r>
        <w:rPr>
          <w:rStyle w:val="CommentReference"/>
        </w:rPr>
        <w:annotationRef/>
      </w:r>
      <w:r>
        <w:t>I believe so, based on what I found here:</w:t>
      </w:r>
    </w:p>
    <w:p w14:paraId="11E0FE36" w14:textId="3082759D" w:rsidR="00B0021C" w:rsidRDefault="008639F2">
      <w:pPr>
        <w:pStyle w:val="CommentText"/>
      </w:pPr>
      <w:hyperlink r:id="rId1" w:history="1">
        <w:r w:rsidR="00B0021C" w:rsidRPr="004804B5">
          <w:rPr>
            <w:rStyle w:val="Hyperlink"/>
          </w:rPr>
          <w:t>http://www.maths.manchester.ac.uk/~saralees/68371_1.pdf</w:t>
        </w:r>
      </w:hyperlink>
    </w:p>
    <w:p w14:paraId="03C80D20" w14:textId="77777777" w:rsidR="00B0021C" w:rsidRDefault="00B0021C">
      <w:pPr>
        <w:pStyle w:val="CommentText"/>
      </w:pPr>
    </w:p>
    <w:p w14:paraId="17E6C5B4" w14:textId="27B7C50B" w:rsidR="00B0021C" w:rsidRDefault="00B0021C">
      <w:pPr>
        <w:pStyle w:val="CommentText"/>
      </w:pPr>
      <w:r>
        <w:t>If you disagree, how should we call it instead?</w:t>
      </w:r>
    </w:p>
  </w:comment>
  <w:comment w:id="525" w:author="Li, Yanning" w:date="2015-09-10T11:29:00Z" w:initials="LY">
    <w:p w14:paraId="3D5FCB37" w14:textId="5C66D0F9" w:rsidR="00B0021C" w:rsidRDefault="00B0021C">
      <w:pPr>
        <w:pStyle w:val="CommentText"/>
      </w:pPr>
      <w:r>
        <w:rPr>
          <w:rStyle w:val="CommentReference"/>
        </w:rPr>
        <w:annotationRef/>
      </w:r>
      <w:r>
        <w:t>Can you crop the image from Latex at roughly the same size, so we don’t have to enlarge the pic which would blur it.</w:t>
      </w:r>
    </w:p>
  </w:comment>
  <w:comment w:id="580" w:author="Li, Yanning" w:date="2015-09-12T14:06:00Z" w:initials="LY">
    <w:p w14:paraId="165E08A8" w14:textId="71EF3C41" w:rsidR="0063645A" w:rsidRDefault="0063645A">
      <w:pPr>
        <w:pStyle w:val="CommentText"/>
      </w:pPr>
      <w:r>
        <w:rPr>
          <w:rStyle w:val="CommentReference"/>
        </w:rPr>
        <w:annotationRef/>
      </w:r>
      <w:r w:rsidR="002C1F21">
        <w:t>What is the entire period of</w:t>
      </w:r>
      <w:r>
        <w:t xml:space="preserve"> data set you are working on? E.g. From </w:t>
      </w:r>
      <w:r w:rsidR="00217ABC">
        <w:t>May 1 to Sep 1?</w:t>
      </w:r>
    </w:p>
    <w:p w14:paraId="49B5D0DB" w14:textId="6CB9692F" w:rsidR="00217ABC" w:rsidRDefault="00217ABC">
      <w:pPr>
        <w:pStyle w:val="CommentText"/>
      </w:pPr>
      <w:r>
        <w:t xml:space="preserve">I think we still need a percentage missing </w:t>
      </w:r>
      <w:r w:rsidR="002C1F21">
        <w:t>for the entire perio</w:t>
      </w:r>
      <w:r>
        <w:t>d.</w:t>
      </w:r>
    </w:p>
  </w:comment>
  <w:comment w:id="668" w:author="Li, Yanning" w:date="2015-09-12T14:42:00Z" w:initials="LY">
    <w:p w14:paraId="0B9F73CA" w14:textId="0C3A0B45" w:rsidR="000B0C17" w:rsidRDefault="000B0C17">
      <w:pPr>
        <w:pStyle w:val="CommentText"/>
      </w:pPr>
      <w:r>
        <w:rPr>
          <w:rStyle w:val="CommentReference"/>
        </w:rPr>
        <w:annotationRef/>
      </w:r>
      <w:r w:rsidR="008324CE">
        <w:t>OK, so the values is computed on one month of data. Make sure you specified which month later in the findings</w:t>
      </w:r>
    </w:p>
  </w:comment>
  <w:comment w:id="680" w:author="Li, Yanning" w:date="2015-09-12T14:43:00Z" w:initials="LY">
    <w:p w14:paraId="29CF1A7A" w14:textId="2544D238" w:rsidR="008324CE" w:rsidRDefault="008324CE">
      <w:pPr>
        <w:pStyle w:val="CommentText"/>
      </w:pPr>
      <w:r>
        <w:rPr>
          <w:rStyle w:val="CommentReference"/>
        </w:rPr>
        <w:annotationRef/>
      </w:r>
      <w:r>
        <w:t>Is it possible to compute all the congested periods in the month? If the congestion does not happen so much, you may even visually identify those a few in the month.</w:t>
      </w:r>
    </w:p>
    <w:p w14:paraId="3D37EB25" w14:textId="77777777" w:rsidR="008324CE" w:rsidRDefault="008324CE">
      <w:pPr>
        <w:pStyle w:val="CommentText"/>
      </w:pPr>
    </w:p>
    <w:p w14:paraId="5C4177C6" w14:textId="5F43DAB5" w:rsidR="008324CE" w:rsidRDefault="008324CE">
      <w:pPr>
        <w:pStyle w:val="CommentText"/>
      </w:pPr>
      <w:r>
        <w:t>So basically, we operate on a sub dataset</w:t>
      </w:r>
      <w:r w:rsidR="00455343">
        <w:t xml:space="preserve"> (e.g. one month)</w:t>
      </w:r>
    </w:p>
    <w:p w14:paraId="277C7B65" w14:textId="77777777" w:rsidR="006D4222" w:rsidRDefault="00E871D6" w:rsidP="00E871D6">
      <w:pPr>
        <w:pStyle w:val="CommentText"/>
        <w:numPr>
          <w:ilvl w:val="0"/>
          <w:numId w:val="28"/>
        </w:numPr>
      </w:pPr>
      <w:r>
        <w:t>The</w:t>
      </w:r>
      <w:r w:rsidR="006D4222">
        <w:t xml:space="preserve"> </w:t>
      </w:r>
      <w:r w:rsidR="006D4222">
        <w:rPr>
          <w:rFonts w:hint="eastAsia"/>
          <w:lang w:eastAsia="zh-CN"/>
        </w:rPr>
        <w:t xml:space="preserve">missing percentage for the entire </w:t>
      </w:r>
      <w:proofErr w:type="spellStart"/>
      <w:r w:rsidR="006D4222">
        <w:rPr>
          <w:rFonts w:hint="eastAsia"/>
          <w:lang w:eastAsia="zh-CN"/>
        </w:rPr>
        <w:t>mongth</w:t>
      </w:r>
      <w:proofErr w:type="spellEnd"/>
    </w:p>
    <w:p w14:paraId="11A2EB28" w14:textId="68757A76" w:rsidR="008324CE" w:rsidRDefault="00515014" w:rsidP="00E871D6">
      <w:pPr>
        <w:pStyle w:val="CommentText"/>
        <w:numPr>
          <w:ilvl w:val="0"/>
          <w:numId w:val="28"/>
        </w:numPr>
      </w:pPr>
      <w:r>
        <w:rPr>
          <w:lang w:eastAsia="zh-CN"/>
        </w:rPr>
        <w:t xml:space="preserve">The missing percentage for peak </w:t>
      </w:r>
      <w:proofErr w:type="spellStart"/>
      <w:r>
        <w:rPr>
          <w:lang w:eastAsia="zh-CN"/>
        </w:rPr>
        <w:t>hous</w:t>
      </w:r>
      <w:proofErr w:type="spellEnd"/>
      <w:r>
        <w:rPr>
          <w:lang w:eastAsia="zh-CN"/>
        </w:rPr>
        <w:t xml:space="preserve"> </w:t>
      </w:r>
      <w:proofErr w:type="spellStart"/>
      <w:r>
        <w:rPr>
          <w:lang w:eastAsia="zh-CN"/>
        </w:rPr>
        <w:t>averged</w:t>
      </w:r>
      <w:proofErr w:type="spellEnd"/>
      <w:r>
        <w:rPr>
          <w:lang w:eastAsia="zh-CN"/>
        </w:rPr>
        <w:t xml:space="preserve"> in the entire month.</w:t>
      </w:r>
      <w:r w:rsidR="00E871D6">
        <w:t xml:space="preserve"> </w:t>
      </w:r>
    </w:p>
    <w:p w14:paraId="272F72E1" w14:textId="6256DD3B" w:rsidR="00B61285" w:rsidRDefault="00B61285" w:rsidP="00E871D6">
      <w:pPr>
        <w:pStyle w:val="CommentText"/>
        <w:numPr>
          <w:ilvl w:val="0"/>
          <w:numId w:val="28"/>
        </w:numPr>
      </w:pPr>
      <w:r>
        <w:t>The missing percentage for congested in the entire month.</w:t>
      </w:r>
    </w:p>
    <w:p w14:paraId="2B7C991C" w14:textId="77777777" w:rsidR="008324CE" w:rsidRDefault="008324CE">
      <w:pPr>
        <w:pStyle w:val="CommentText"/>
      </w:pPr>
    </w:p>
    <w:p w14:paraId="660A8908" w14:textId="77777777" w:rsidR="008324CE" w:rsidRDefault="008324CE">
      <w:pPr>
        <w:pStyle w:val="CommentText"/>
      </w:pPr>
    </w:p>
  </w:comment>
  <w:comment w:id="772" w:author="Li, Yanning" w:date="2015-09-12T14:50:00Z" w:initials="LY">
    <w:p w14:paraId="630ACB8F" w14:textId="30301733" w:rsidR="00A34828" w:rsidRDefault="00A34828">
      <w:pPr>
        <w:pStyle w:val="CommentText"/>
      </w:pPr>
      <w:r>
        <w:rPr>
          <w:rStyle w:val="CommentReference"/>
        </w:rPr>
        <w:annotationRef/>
      </w:r>
    </w:p>
  </w:comment>
  <w:comment w:id="971" w:author="Li, Yanning" w:date="2015-09-12T14:50:00Z" w:initials="LY">
    <w:p w14:paraId="2F31C9F4" w14:textId="724CE68E" w:rsidR="00A34828" w:rsidRDefault="00A34828">
      <w:pPr>
        <w:pStyle w:val="CommentText"/>
      </w:pPr>
      <w:r>
        <w:rPr>
          <w:rStyle w:val="CommentReference"/>
        </w:rPr>
        <w:annotationRef/>
      </w:r>
      <w:r>
        <w:t xml:space="preserve">I like the way you list each sensor. </w:t>
      </w:r>
    </w:p>
    <w:p w14:paraId="0B35C455" w14:textId="26D60D16" w:rsidR="00A34828" w:rsidRDefault="00A34828">
      <w:pPr>
        <w:pStyle w:val="CommentText"/>
      </w:pPr>
      <w:r>
        <w:t xml:space="preserve">Does I-57 have data missing problems? </w:t>
      </w:r>
    </w:p>
    <w:p w14:paraId="1598B266" w14:textId="77777777" w:rsidR="00A34828" w:rsidRDefault="00A34828">
      <w:pPr>
        <w:pStyle w:val="CommentText"/>
      </w:pPr>
    </w:p>
    <w:p w14:paraId="7CC0BA1D" w14:textId="04EB14B1" w:rsidR="00A34828" w:rsidRDefault="00A34828">
      <w:pPr>
        <w:pStyle w:val="CommentText"/>
      </w:pPr>
      <w:r>
        <w:t>Here we can put two subsections, one for each work zone.</w:t>
      </w:r>
    </w:p>
    <w:p w14:paraId="08B0E26D" w14:textId="20B5B2C9" w:rsidR="00A34828" w:rsidRDefault="00A34828">
      <w:pPr>
        <w:pStyle w:val="CommentText"/>
      </w:pPr>
      <w:r>
        <w:t>In each subsection, specify the month you are looking at.</w:t>
      </w:r>
    </w:p>
    <w:p w14:paraId="49857A68" w14:textId="75989C0A" w:rsidR="00A34828" w:rsidRDefault="00A34828">
      <w:pPr>
        <w:pStyle w:val="CommentText"/>
      </w:pPr>
      <w:r>
        <w:t>Then a few tables giving the missing percentage and the inconsistency.</w:t>
      </w:r>
    </w:p>
    <w:p w14:paraId="1E009DB1" w14:textId="77777777" w:rsidR="00A34828" w:rsidRDefault="00A34828">
      <w:pPr>
        <w:pStyle w:val="CommentText"/>
      </w:pPr>
    </w:p>
    <w:p w14:paraId="18AE5057" w14:textId="77777777" w:rsidR="00A34828" w:rsidRDefault="00A34828">
      <w:pPr>
        <w:pStyle w:val="CommentText"/>
      </w:pPr>
    </w:p>
  </w:comment>
  <w:comment w:id="1879" w:author="Li, Yanning" w:date="2015-09-10T11:48:00Z" w:initials="LY">
    <w:p w14:paraId="46690918" w14:textId="69CED585" w:rsidR="00B0021C" w:rsidRDefault="00B0021C">
      <w:pPr>
        <w:pStyle w:val="CommentText"/>
      </w:pPr>
      <w:r>
        <w:rPr>
          <w:rStyle w:val="CommentReference"/>
        </w:rPr>
        <w:annotationRef/>
      </w:r>
      <w:r>
        <w:t>Can you translate those to a few more bullets in the conclusions?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AD6DC9" w15:done="0"/>
  <w15:commentEx w15:paraId="24AA5672" w15:done="0"/>
  <w15:commentEx w15:paraId="2FB9AF95" w15:done="0"/>
  <w15:commentEx w15:paraId="546D96E3" w15:done="0"/>
  <w15:commentEx w15:paraId="2EF46B90" w15:paraIdParent="546D96E3" w15:done="0"/>
  <w15:commentEx w15:paraId="2C253F0F" w15:done="0"/>
  <w15:commentEx w15:paraId="1CE7C7DE" w15:done="0"/>
  <w15:commentEx w15:paraId="02EB5EED" w15:paraIdParent="1CE7C7DE" w15:done="0"/>
  <w15:commentEx w15:paraId="6DAC1EC0" w15:done="0"/>
  <w15:commentEx w15:paraId="6C82B317" w15:paraIdParent="6DAC1EC0" w15:done="0"/>
  <w15:commentEx w15:paraId="7579D2AE" w15:done="0"/>
  <w15:commentEx w15:paraId="17E6C5B4" w15:paraIdParent="7579D2AE" w15:done="0"/>
  <w15:commentEx w15:paraId="3D5FCB37" w15:done="0"/>
  <w15:commentEx w15:paraId="49B5D0DB" w15:done="0"/>
  <w15:commentEx w15:paraId="0B9F73CA" w15:done="0"/>
  <w15:commentEx w15:paraId="660A8908" w15:done="0"/>
  <w15:commentEx w15:paraId="630ACB8F" w15:done="0"/>
  <w15:commentEx w15:paraId="18AE5057" w15:done="0"/>
  <w15:commentEx w15:paraId="466909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A3607" w14:textId="77777777" w:rsidR="008639F2" w:rsidRDefault="008639F2" w:rsidP="008874D1">
      <w:pPr>
        <w:spacing w:after="0" w:line="240" w:lineRule="auto"/>
      </w:pPr>
      <w:r>
        <w:separator/>
      </w:r>
    </w:p>
  </w:endnote>
  <w:endnote w:type="continuationSeparator" w:id="0">
    <w:p w14:paraId="7DF38D1F" w14:textId="77777777" w:rsidR="008639F2" w:rsidRDefault="008639F2" w:rsidP="00887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0392930"/>
      <w:docPartObj>
        <w:docPartGallery w:val="Page Numbers (Bottom of Page)"/>
        <w:docPartUnique/>
      </w:docPartObj>
    </w:sdtPr>
    <w:sdtEndPr>
      <w:rPr>
        <w:noProof/>
      </w:rPr>
    </w:sdtEndPr>
    <w:sdtContent>
      <w:p w14:paraId="4380E8EE" w14:textId="77777777" w:rsidR="00B0021C" w:rsidRDefault="00B0021C">
        <w:pPr>
          <w:pStyle w:val="Footer"/>
          <w:jc w:val="right"/>
        </w:pPr>
        <w:r>
          <w:fldChar w:fldCharType="begin"/>
        </w:r>
        <w:r>
          <w:instrText xml:space="preserve"> PAGE   \* MERGEFORMAT </w:instrText>
        </w:r>
        <w:r>
          <w:fldChar w:fldCharType="separate"/>
        </w:r>
        <w:r w:rsidR="009A33FC">
          <w:rPr>
            <w:noProof/>
          </w:rPr>
          <w:t>5</w:t>
        </w:r>
        <w:r>
          <w:rPr>
            <w:noProof/>
          </w:rPr>
          <w:fldChar w:fldCharType="end"/>
        </w:r>
      </w:p>
    </w:sdtContent>
  </w:sdt>
  <w:p w14:paraId="4374CDF3" w14:textId="77777777" w:rsidR="00B0021C" w:rsidRDefault="00B002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C7668" w14:textId="77777777" w:rsidR="008639F2" w:rsidRDefault="008639F2" w:rsidP="008874D1">
      <w:pPr>
        <w:spacing w:after="0" w:line="240" w:lineRule="auto"/>
      </w:pPr>
      <w:r>
        <w:separator/>
      </w:r>
    </w:p>
  </w:footnote>
  <w:footnote w:type="continuationSeparator" w:id="0">
    <w:p w14:paraId="44195E1E" w14:textId="77777777" w:rsidR="008639F2" w:rsidRDefault="008639F2" w:rsidP="008874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82394"/>
    <w:multiLevelType w:val="multilevel"/>
    <w:tmpl w:val="7ADA9CA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E560F"/>
    <w:multiLevelType w:val="hybridMultilevel"/>
    <w:tmpl w:val="0ECE6CA8"/>
    <w:lvl w:ilvl="0" w:tplc="F336E8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3B3BF7"/>
    <w:multiLevelType w:val="hybridMultilevel"/>
    <w:tmpl w:val="8B7CA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A603A"/>
    <w:multiLevelType w:val="hybridMultilevel"/>
    <w:tmpl w:val="B9A44F6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E50836"/>
    <w:multiLevelType w:val="hybridMultilevel"/>
    <w:tmpl w:val="5B042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2D519C"/>
    <w:multiLevelType w:val="multilevel"/>
    <w:tmpl w:val="4A24C4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E8C2B17"/>
    <w:multiLevelType w:val="hybridMultilevel"/>
    <w:tmpl w:val="86248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47C05"/>
    <w:multiLevelType w:val="hybridMultilevel"/>
    <w:tmpl w:val="A5A4FBC2"/>
    <w:lvl w:ilvl="0" w:tplc="21064D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D20479"/>
    <w:multiLevelType w:val="hybridMultilevel"/>
    <w:tmpl w:val="9AD8B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AD1D59"/>
    <w:multiLevelType w:val="hybridMultilevel"/>
    <w:tmpl w:val="07EE7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084B5C"/>
    <w:multiLevelType w:val="hybridMultilevel"/>
    <w:tmpl w:val="DB0031EE"/>
    <w:lvl w:ilvl="0" w:tplc="C0F8A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97553A"/>
    <w:multiLevelType w:val="multilevel"/>
    <w:tmpl w:val="7ADA9CA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3A4170"/>
    <w:multiLevelType w:val="hybridMultilevel"/>
    <w:tmpl w:val="B98499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FF6762"/>
    <w:multiLevelType w:val="hybridMultilevel"/>
    <w:tmpl w:val="D500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47EDD"/>
    <w:multiLevelType w:val="hybridMultilevel"/>
    <w:tmpl w:val="95E64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9B7640"/>
    <w:multiLevelType w:val="hybridMultilevel"/>
    <w:tmpl w:val="76C85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8222F7"/>
    <w:multiLevelType w:val="hybridMultilevel"/>
    <w:tmpl w:val="025A722E"/>
    <w:lvl w:ilvl="0" w:tplc="03123E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536D4A"/>
    <w:multiLevelType w:val="hybridMultilevel"/>
    <w:tmpl w:val="D8A8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93058D7"/>
    <w:multiLevelType w:val="hybridMultilevel"/>
    <w:tmpl w:val="124414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6769BF"/>
    <w:multiLevelType w:val="hybridMultilevel"/>
    <w:tmpl w:val="0C488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0E7C08"/>
    <w:multiLevelType w:val="hybridMultilevel"/>
    <w:tmpl w:val="1962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B1474"/>
    <w:multiLevelType w:val="hybridMultilevel"/>
    <w:tmpl w:val="0C44DA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8D619A"/>
    <w:multiLevelType w:val="hybridMultilevel"/>
    <w:tmpl w:val="039A8174"/>
    <w:lvl w:ilvl="0" w:tplc="CE925C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9B81052"/>
    <w:multiLevelType w:val="hybridMultilevel"/>
    <w:tmpl w:val="930A6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9F720C"/>
    <w:multiLevelType w:val="hybridMultilevel"/>
    <w:tmpl w:val="7BB2C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7A7A94"/>
    <w:multiLevelType w:val="hybridMultilevel"/>
    <w:tmpl w:val="8A8CA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143ACC"/>
    <w:multiLevelType w:val="hybridMultilevel"/>
    <w:tmpl w:val="BB728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65F6F"/>
    <w:multiLevelType w:val="hybridMultilevel"/>
    <w:tmpl w:val="BA1A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8403C"/>
    <w:multiLevelType w:val="hybridMultilevel"/>
    <w:tmpl w:val="4BFEC6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23"/>
  </w:num>
  <w:num w:numId="4">
    <w:abstractNumId w:val="20"/>
  </w:num>
  <w:num w:numId="5">
    <w:abstractNumId w:val="26"/>
  </w:num>
  <w:num w:numId="6">
    <w:abstractNumId w:val="13"/>
  </w:num>
  <w:num w:numId="7">
    <w:abstractNumId w:val="2"/>
  </w:num>
  <w:num w:numId="8">
    <w:abstractNumId w:val="27"/>
  </w:num>
  <w:num w:numId="9">
    <w:abstractNumId w:val="0"/>
  </w:num>
  <w:num w:numId="10">
    <w:abstractNumId w:val="19"/>
  </w:num>
  <w:num w:numId="11">
    <w:abstractNumId w:val="17"/>
  </w:num>
  <w:num w:numId="12">
    <w:abstractNumId w:val="25"/>
  </w:num>
  <w:num w:numId="13">
    <w:abstractNumId w:val="4"/>
  </w:num>
  <w:num w:numId="14">
    <w:abstractNumId w:val="8"/>
  </w:num>
  <w:num w:numId="15">
    <w:abstractNumId w:val="24"/>
  </w:num>
  <w:num w:numId="16">
    <w:abstractNumId w:val="28"/>
  </w:num>
  <w:num w:numId="17">
    <w:abstractNumId w:val="1"/>
  </w:num>
  <w:num w:numId="18">
    <w:abstractNumId w:val="12"/>
  </w:num>
  <w:num w:numId="19">
    <w:abstractNumId w:val="22"/>
  </w:num>
  <w:num w:numId="20">
    <w:abstractNumId w:val="7"/>
  </w:num>
  <w:num w:numId="21">
    <w:abstractNumId w:val="6"/>
  </w:num>
  <w:num w:numId="22">
    <w:abstractNumId w:val="21"/>
  </w:num>
  <w:num w:numId="23">
    <w:abstractNumId w:val="16"/>
  </w:num>
  <w:num w:numId="24">
    <w:abstractNumId w:val="9"/>
  </w:num>
  <w:num w:numId="25">
    <w:abstractNumId w:val="18"/>
  </w:num>
  <w:num w:numId="26">
    <w:abstractNumId w:val="15"/>
  </w:num>
  <w:num w:numId="27">
    <w:abstractNumId w:val="11"/>
  </w:num>
  <w:num w:numId="28">
    <w:abstractNumId w:val="14"/>
  </w:num>
  <w:num w:numId="2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 Yanning">
    <w15:presenceInfo w15:providerId="None" w15:userId="Li, Yanning"/>
  </w15:person>
  <w15:person w15:author="Juan Carlos Martinez Mori">
    <w15:presenceInfo w15:providerId="Windows Live" w15:userId="e0e6d025b7665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proofState w:spelling="clean" w:grammar="clean"/>
  <w:trackRevisions/>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326"/>
    <w:rsid w:val="00017F02"/>
    <w:rsid w:val="00022E2B"/>
    <w:rsid w:val="0002305E"/>
    <w:rsid w:val="00030C9F"/>
    <w:rsid w:val="00037F5B"/>
    <w:rsid w:val="00055B51"/>
    <w:rsid w:val="00060AB7"/>
    <w:rsid w:val="00062E51"/>
    <w:rsid w:val="00062FE4"/>
    <w:rsid w:val="00063713"/>
    <w:rsid w:val="00074AFA"/>
    <w:rsid w:val="0007502C"/>
    <w:rsid w:val="000754A3"/>
    <w:rsid w:val="00076298"/>
    <w:rsid w:val="00077F7C"/>
    <w:rsid w:val="00082853"/>
    <w:rsid w:val="000838CC"/>
    <w:rsid w:val="00096A61"/>
    <w:rsid w:val="000A14DF"/>
    <w:rsid w:val="000A4650"/>
    <w:rsid w:val="000A6E80"/>
    <w:rsid w:val="000B0C17"/>
    <w:rsid w:val="000B63E0"/>
    <w:rsid w:val="000B7DC2"/>
    <w:rsid w:val="000D212A"/>
    <w:rsid w:val="000D6B2D"/>
    <w:rsid w:val="000E0339"/>
    <w:rsid w:val="000E78BF"/>
    <w:rsid w:val="000E7AE3"/>
    <w:rsid w:val="000F71D2"/>
    <w:rsid w:val="000F75AB"/>
    <w:rsid w:val="00114992"/>
    <w:rsid w:val="00115567"/>
    <w:rsid w:val="00120646"/>
    <w:rsid w:val="00127404"/>
    <w:rsid w:val="001354A9"/>
    <w:rsid w:val="00154C0A"/>
    <w:rsid w:val="0017553A"/>
    <w:rsid w:val="00177BEC"/>
    <w:rsid w:val="00182221"/>
    <w:rsid w:val="00183893"/>
    <w:rsid w:val="00184299"/>
    <w:rsid w:val="001944A5"/>
    <w:rsid w:val="001A714E"/>
    <w:rsid w:val="001B228D"/>
    <w:rsid w:val="001B73EE"/>
    <w:rsid w:val="001C16D4"/>
    <w:rsid w:val="001C59DD"/>
    <w:rsid w:val="001D29B2"/>
    <w:rsid w:val="001E0A5F"/>
    <w:rsid w:val="001E1D73"/>
    <w:rsid w:val="001E2346"/>
    <w:rsid w:val="001F42FB"/>
    <w:rsid w:val="0020070C"/>
    <w:rsid w:val="002066DF"/>
    <w:rsid w:val="0021237B"/>
    <w:rsid w:val="00213F72"/>
    <w:rsid w:val="0021622F"/>
    <w:rsid w:val="00217ABC"/>
    <w:rsid w:val="00227622"/>
    <w:rsid w:val="00231846"/>
    <w:rsid w:val="00245B7A"/>
    <w:rsid w:val="0026000E"/>
    <w:rsid w:val="00260D77"/>
    <w:rsid w:val="00271DDD"/>
    <w:rsid w:val="002748DA"/>
    <w:rsid w:val="00277C60"/>
    <w:rsid w:val="002852CB"/>
    <w:rsid w:val="002A1326"/>
    <w:rsid w:val="002B4B7A"/>
    <w:rsid w:val="002B60F8"/>
    <w:rsid w:val="002B6D73"/>
    <w:rsid w:val="002C1E17"/>
    <w:rsid w:val="002C1F21"/>
    <w:rsid w:val="002C2BCA"/>
    <w:rsid w:val="002D4061"/>
    <w:rsid w:val="002D663D"/>
    <w:rsid w:val="002E5645"/>
    <w:rsid w:val="002E5669"/>
    <w:rsid w:val="002F0C97"/>
    <w:rsid w:val="002F1C7D"/>
    <w:rsid w:val="002F7C55"/>
    <w:rsid w:val="0030202E"/>
    <w:rsid w:val="00303490"/>
    <w:rsid w:val="003101A5"/>
    <w:rsid w:val="0031676F"/>
    <w:rsid w:val="003240F6"/>
    <w:rsid w:val="003371EF"/>
    <w:rsid w:val="0035295C"/>
    <w:rsid w:val="00361AC0"/>
    <w:rsid w:val="00367D6D"/>
    <w:rsid w:val="00370BA4"/>
    <w:rsid w:val="00373BA9"/>
    <w:rsid w:val="003772C2"/>
    <w:rsid w:val="0038247E"/>
    <w:rsid w:val="00387CAF"/>
    <w:rsid w:val="00395FA7"/>
    <w:rsid w:val="00397FEF"/>
    <w:rsid w:val="003A2771"/>
    <w:rsid w:val="003A47B2"/>
    <w:rsid w:val="003A4A70"/>
    <w:rsid w:val="003B3592"/>
    <w:rsid w:val="003E151E"/>
    <w:rsid w:val="003E60D2"/>
    <w:rsid w:val="003E745E"/>
    <w:rsid w:val="003F1BB1"/>
    <w:rsid w:val="003F7860"/>
    <w:rsid w:val="004031FE"/>
    <w:rsid w:val="00412BC9"/>
    <w:rsid w:val="004158DF"/>
    <w:rsid w:val="004255EB"/>
    <w:rsid w:val="00431663"/>
    <w:rsid w:val="004319D0"/>
    <w:rsid w:val="00433298"/>
    <w:rsid w:val="00437CEC"/>
    <w:rsid w:val="00455343"/>
    <w:rsid w:val="00473636"/>
    <w:rsid w:val="00474E0D"/>
    <w:rsid w:val="0049337B"/>
    <w:rsid w:val="004B6657"/>
    <w:rsid w:val="004C00E5"/>
    <w:rsid w:val="004C2457"/>
    <w:rsid w:val="004C2D9D"/>
    <w:rsid w:val="004D7185"/>
    <w:rsid w:val="004F47B1"/>
    <w:rsid w:val="004F5651"/>
    <w:rsid w:val="005011FB"/>
    <w:rsid w:val="00503840"/>
    <w:rsid w:val="005076A1"/>
    <w:rsid w:val="00515014"/>
    <w:rsid w:val="00517D9A"/>
    <w:rsid w:val="0054722E"/>
    <w:rsid w:val="005515B3"/>
    <w:rsid w:val="005542C7"/>
    <w:rsid w:val="00595667"/>
    <w:rsid w:val="005960BA"/>
    <w:rsid w:val="005A19F6"/>
    <w:rsid w:val="005B213A"/>
    <w:rsid w:val="005B6387"/>
    <w:rsid w:val="005C220C"/>
    <w:rsid w:val="005F7279"/>
    <w:rsid w:val="00600E67"/>
    <w:rsid w:val="00605CBA"/>
    <w:rsid w:val="00611F52"/>
    <w:rsid w:val="00626DF6"/>
    <w:rsid w:val="00635FC0"/>
    <w:rsid w:val="0063645A"/>
    <w:rsid w:val="00642E0F"/>
    <w:rsid w:val="00651C74"/>
    <w:rsid w:val="00654167"/>
    <w:rsid w:val="00655051"/>
    <w:rsid w:val="006635FB"/>
    <w:rsid w:val="00671D1A"/>
    <w:rsid w:val="0069553A"/>
    <w:rsid w:val="006A4DB4"/>
    <w:rsid w:val="006B4818"/>
    <w:rsid w:val="006C5530"/>
    <w:rsid w:val="006D4222"/>
    <w:rsid w:val="0070089C"/>
    <w:rsid w:val="007164A4"/>
    <w:rsid w:val="007168EA"/>
    <w:rsid w:val="00720CAF"/>
    <w:rsid w:val="00723D85"/>
    <w:rsid w:val="00725764"/>
    <w:rsid w:val="00735868"/>
    <w:rsid w:val="007370E5"/>
    <w:rsid w:val="00761C49"/>
    <w:rsid w:val="00781934"/>
    <w:rsid w:val="0078673D"/>
    <w:rsid w:val="007A0FE8"/>
    <w:rsid w:val="007A3136"/>
    <w:rsid w:val="007A49CC"/>
    <w:rsid w:val="007A62B8"/>
    <w:rsid w:val="007A708B"/>
    <w:rsid w:val="007B4DE7"/>
    <w:rsid w:val="007B6ACE"/>
    <w:rsid w:val="007B6E55"/>
    <w:rsid w:val="007C454A"/>
    <w:rsid w:val="007D397E"/>
    <w:rsid w:val="007D70D6"/>
    <w:rsid w:val="007E191B"/>
    <w:rsid w:val="00800D07"/>
    <w:rsid w:val="00802924"/>
    <w:rsid w:val="00810948"/>
    <w:rsid w:val="0083081D"/>
    <w:rsid w:val="008324CE"/>
    <w:rsid w:val="008336A2"/>
    <w:rsid w:val="00837570"/>
    <w:rsid w:val="00841D20"/>
    <w:rsid w:val="00846B2B"/>
    <w:rsid w:val="0084757E"/>
    <w:rsid w:val="0085288C"/>
    <w:rsid w:val="00853FFF"/>
    <w:rsid w:val="008602EC"/>
    <w:rsid w:val="008639F2"/>
    <w:rsid w:val="00866E10"/>
    <w:rsid w:val="00871602"/>
    <w:rsid w:val="00873ED2"/>
    <w:rsid w:val="0088111C"/>
    <w:rsid w:val="00884DBD"/>
    <w:rsid w:val="008874D1"/>
    <w:rsid w:val="00894C96"/>
    <w:rsid w:val="008A0764"/>
    <w:rsid w:val="008A5267"/>
    <w:rsid w:val="008B5331"/>
    <w:rsid w:val="008D3C52"/>
    <w:rsid w:val="008E6AA6"/>
    <w:rsid w:val="008F0D94"/>
    <w:rsid w:val="008F5B51"/>
    <w:rsid w:val="0090092E"/>
    <w:rsid w:val="0090203F"/>
    <w:rsid w:val="00904E83"/>
    <w:rsid w:val="00921AC2"/>
    <w:rsid w:val="00925A5C"/>
    <w:rsid w:val="00946510"/>
    <w:rsid w:val="00947C99"/>
    <w:rsid w:val="0095123A"/>
    <w:rsid w:val="00952D9F"/>
    <w:rsid w:val="00953105"/>
    <w:rsid w:val="00970795"/>
    <w:rsid w:val="0097596B"/>
    <w:rsid w:val="009762EE"/>
    <w:rsid w:val="00985E05"/>
    <w:rsid w:val="009917DF"/>
    <w:rsid w:val="00991EA8"/>
    <w:rsid w:val="009A2B9A"/>
    <w:rsid w:val="009A33FC"/>
    <w:rsid w:val="009B1268"/>
    <w:rsid w:val="009C4F8B"/>
    <w:rsid w:val="009D0D37"/>
    <w:rsid w:val="009D0F13"/>
    <w:rsid w:val="009D1783"/>
    <w:rsid w:val="009E0E32"/>
    <w:rsid w:val="009E460E"/>
    <w:rsid w:val="009F4139"/>
    <w:rsid w:val="00A06C40"/>
    <w:rsid w:val="00A11020"/>
    <w:rsid w:val="00A1194C"/>
    <w:rsid w:val="00A11B63"/>
    <w:rsid w:val="00A224DA"/>
    <w:rsid w:val="00A267A4"/>
    <w:rsid w:val="00A27DEE"/>
    <w:rsid w:val="00A3206C"/>
    <w:rsid w:val="00A34828"/>
    <w:rsid w:val="00A403D8"/>
    <w:rsid w:val="00A46B9A"/>
    <w:rsid w:val="00A64F7B"/>
    <w:rsid w:val="00A64F83"/>
    <w:rsid w:val="00A6725E"/>
    <w:rsid w:val="00A84B52"/>
    <w:rsid w:val="00A86AB3"/>
    <w:rsid w:val="00A92934"/>
    <w:rsid w:val="00AA67B0"/>
    <w:rsid w:val="00AB3A58"/>
    <w:rsid w:val="00AC37F5"/>
    <w:rsid w:val="00AC54BB"/>
    <w:rsid w:val="00AD1745"/>
    <w:rsid w:val="00AD7342"/>
    <w:rsid w:val="00AE5F6F"/>
    <w:rsid w:val="00AE68E0"/>
    <w:rsid w:val="00AF251A"/>
    <w:rsid w:val="00AF2C30"/>
    <w:rsid w:val="00B0021C"/>
    <w:rsid w:val="00B14504"/>
    <w:rsid w:val="00B20089"/>
    <w:rsid w:val="00B2305D"/>
    <w:rsid w:val="00B23AAA"/>
    <w:rsid w:val="00B2456E"/>
    <w:rsid w:val="00B32518"/>
    <w:rsid w:val="00B34BF7"/>
    <w:rsid w:val="00B40786"/>
    <w:rsid w:val="00B40E86"/>
    <w:rsid w:val="00B4201E"/>
    <w:rsid w:val="00B61285"/>
    <w:rsid w:val="00B63E6D"/>
    <w:rsid w:val="00B6467B"/>
    <w:rsid w:val="00BA5A5C"/>
    <w:rsid w:val="00BB14E4"/>
    <w:rsid w:val="00BB532A"/>
    <w:rsid w:val="00BC0436"/>
    <w:rsid w:val="00BD714E"/>
    <w:rsid w:val="00BE1E6B"/>
    <w:rsid w:val="00BE2470"/>
    <w:rsid w:val="00BF1348"/>
    <w:rsid w:val="00C04511"/>
    <w:rsid w:val="00C05B23"/>
    <w:rsid w:val="00C078E7"/>
    <w:rsid w:val="00C07D4E"/>
    <w:rsid w:val="00C121A6"/>
    <w:rsid w:val="00C20191"/>
    <w:rsid w:val="00C34711"/>
    <w:rsid w:val="00C40929"/>
    <w:rsid w:val="00C45B35"/>
    <w:rsid w:val="00C56F66"/>
    <w:rsid w:val="00C5753F"/>
    <w:rsid w:val="00C616EA"/>
    <w:rsid w:val="00C65CBA"/>
    <w:rsid w:val="00C71449"/>
    <w:rsid w:val="00C7180F"/>
    <w:rsid w:val="00C9153B"/>
    <w:rsid w:val="00C92341"/>
    <w:rsid w:val="00C92433"/>
    <w:rsid w:val="00C957A1"/>
    <w:rsid w:val="00CA2B36"/>
    <w:rsid w:val="00CB16A5"/>
    <w:rsid w:val="00CB1A70"/>
    <w:rsid w:val="00CB3E6A"/>
    <w:rsid w:val="00CB7844"/>
    <w:rsid w:val="00CC7FF8"/>
    <w:rsid w:val="00CD25CB"/>
    <w:rsid w:val="00CD2FF1"/>
    <w:rsid w:val="00CF6C5F"/>
    <w:rsid w:val="00D05A05"/>
    <w:rsid w:val="00D165E7"/>
    <w:rsid w:val="00D1742D"/>
    <w:rsid w:val="00D32DA2"/>
    <w:rsid w:val="00D37130"/>
    <w:rsid w:val="00D40446"/>
    <w:rsid w:val="00D417C7"/>
    <w:rsid w:val="00D4230B"/>
    <w:rsid w:val="00D42C3F"/>
    <w:rsid w:val="00D455CB"/>
    <w:rsid w:val="00D504D4"/>
    <w:rsid w:val="00D70D9C"/>
    <w:rsid w:val="00D74417"/>
    <w:rsid w:val="00D84557"/>
    <w:rsid w:val="00D86045"/>
    <w:rsid w:val="00DA2EF9"/>
    <w:rsid w:val="00DB18F3"/>
    <w:rsid w:val="00DB52A9"/>
    <w:rsid w:val="00DB67B3"/>
    <w:rsid w:val="00DC6745"/>
    <w:rsid w:val="00DD03D2"/>
    <w:rsid w:val="00DD1101"/>
    <w:rsid w:val="00DD7ADB"/>
    <w:rsid w:val="00E051CC"/>
    <w:rsid w:val="00E058C6"/>
    <w:rsid w:val="00E16590"/>
    <w:rsid w:val="00E25EFC"/>
    <w:rsid w:val="00E313BA"/>
    <w:rsid w:val="00E36158"/>
    <w:rsid w:val="00E442B4"/>
    <w:rsid w:val="00E45EB4"/>
    <w:rsid w:val="00E66978"/>
    <w:rsid w:val="00E7543D"/>
    <w:rsid w:val="00E75EAA"/>
    <w:rsid w:val="00E77FF0"/>
    <w:rsid w:val="00E82B8C"/>
    <w:rsid w:val="00E871D6"/>
    <w:rsid w:val="00E97089"/>
    <w:rsid w:val="00EA1640"/>
    <w:rsid w:val="00EC2FC7"/>
    <w:rsid w:val="00EC40B7"/>
    <w:rsid w:val="00ED3489"/>
    <w:rsid w:val="00ED4870"/>
    <w:rsid w:val="00EF3CAD"/>
    <w:rsid w:val="00EF665E"/>
    <w:rsid w:val="00F00FCA"/>
    <w:rsid w:val="00F15992"/>
    <w:rsid w:val="00F313EC"/>
    <w:rsid w:val="00F32CF3"/>
    <w:rsid w:val="00F4028E"/>
    <w:rsid w:val="00F649E3"/>
    <w:rsid w:val="00F7433F"/>
    <w:rsid w:val="00F7496E"/>
    <w:rsid w:val="00F76553"/>
    <w:rsid w:val="00F772D5"/>
    <w:rsid w:val="00F87699"/>
    <w:rsid w:val="00FA4A00"/>
    <w:rsid w:val="00FA5E57"/>
    <w:rsid w:val="00FA686E"/>
    <w:rsid w:val="00FB255E"/>
    <w:rsid w:val="00FC7029"/>
    <w:rsid w:val="00FD1EDB"/>
    <w:rsid w:val="00FD3256"/>
    <w:rsid w:val="00FE4D0E"/>
    <w:rsid w:val="00FE67C8"/>
    <w:rsid w:val="00FE68DF"/>
    <w:rsid w:val="00FF3C31"/>
    <w:rsid w:val="00FF40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E163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326"/>
    <w:pPr>
      <w:ind w:left="720"/>
      <w:contextualSpacing/>
    </w:pPr>
  </w:style>
  <w:style w:type="character" w:styleId="PlaceholderText">
    <w:name w:val="Placeholder Text"/>
    <w:basedOn w:val="DefaultParagraphFont"/>
    <w:uiPriority w:val="99"/>
    <w:semiHidden/>
    <w:rsid w:val="004158DF"/>
    <w:rPr>
      <w:color w:val="808080"/>
    </w:rPr>
  </w:style>
  <w:style w:type="paragraph" w:styleId="Header">
    <w:name w:val="header"/>
    <w:basedOn w:val="Normal"/>
    <w:link w:val="HeaderChar"/>
    <w:uiPriority w:val="99"/>
    <w:unhideWhenUsed/>
    <w:rsid w:val="00887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D1"/>
  </w:style>
  <w:style w:type="paragraph" w:styleId="Footer">
    <w:name w:val="footer"/>
    <w:basedOn w:val="Normal"/>
    <w:link w:val="FooterChar"/>
    <w:uiPriority w:val="99"/>
    <w:unhideWhenUsed/>
    <w:rsid w:val="00887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D1"/>
  </w:style>
  <w:style w:type="paragraph" w:styleId="BalloonText">
    <w:name w:val="Balloon Text"/>
    <w:basedOn w:val="Normal"/>
    <w:link w:val="BalloonTextChar"/>
    <w:uiPriority w:val="99"/>
    <w:semiHidden/>
    <w:unhideWhenUsed/>
    <w:rsid w:val="003371E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71EF"/>
    <w:rPr>
      <w:rFonts w:ascii="Lucida Grande" w:hAnsi="Lucida Grande" w:cs="Lucida Grande"/>
      <w:sz w:val="18"/>
      <w:szCs w:val="18"/>
    </w:rPr>
  </w:style>
  <w:style w:type="character" w:styleId="CommentReference">
    <w:name w:val="annotation reference"/>
    <w:basedOn w:val="DefaultParagraphFont"/>
    <w:uiPriority w:val="99"/>
    <w:semiHidden/>
    <w:unhideWhenUsed/>
    <w:rsid w:val="00761C49"/>
    <w:rPr>
      <w:sz w:val="18"/>
      <w:szCs w:val="18"/>
    </w:rPr>
  </w:style>
  <w:style w:type="paragraph" w:styleId="CommentText">
    <w:name w:val="annotation text"/>
    <w:basedOn w:val="Normal"/>
    <w:link w:val="CommentTextChar"/>
    <w:uiPriority w:val="99"/>
    <w:semiHidden/>
    <w:unhideWhenUsed/>
    <w:rsid w:val="00761C49"/>
    <w:pPr>
      <w:spacing w:line="240" w:lineRule="auto"/>
    </w:pPr>
    <w:rPr>
      <w:sz w:val="24"/>
      <w:szCs w:val="24"/>
    </w:rPr>
  </w:style>
  <w:style w:type="character" w:customStyle="1" w:styleId="CommentTextChar">
    <w:name w:val="Comment Text Char"/>
    <w:basedOn w:val="DefaultParagraphFont"/>
    <w:link w:val="CommentText"/>
    <w:uiPriority w:val="99"/>
    <w:semiHidden/>
    <w:rsid w:val="00761C49"/>
    <w:rPr>
      <w:sz w:val="24"/>
      <w:szCs w:val="24"/>
    </w:rPr>
  </w:style>
  <w:style w:type="paragraph" w:styleId="CommentSubject">
    <w:name w:val="annotation subject"/>
    <w:basedOn w:val="CommentText"/>
    <w:next w:val="CommentText"/>
    <w:link w:val="CommentSubjectChar"/>
    <w:uiPriority w:val="99"/>
    <w:semiHidden/>
    <w:unhideWhenUsed/>
    <w:rsid w:val="00761C49"/>
    <w:rPr>
      <w:b/>
      <w:bCs/>
      <w:sz w:val="20"/>
      <w:szCs w:val="20"/>
    </w:rPr>
  </w:style>
  <w:style w:type="character" w:customStyle="1" w:styleId="CommentSubjectChar">
    <w:name w:val="Comment Subject Char"/>
    <w:basedOn w:val="CommentTextChar"/>
    <w:link w:val="CommentSubject"/>
    <w:uiPriority w:val="99"/>
    <w:semiHidden/>
    <w:rsid w:val="00761C49"/>
    <w:rPr>
      <w:b/>
      <w:bCs/>
      <w:sz w:val="20"/>
      <w:szCs w:val="20"/>
    </w:rPr>
  </w:style>
  <w:style w:type="character" w:styleId="Hyperlink">
    <w:name w:val="Hyperlink"/>
    <w:basedOn w:val="DefaultParagraphFont"/>
    <w:uiPriority w:val="99"/>
    <w:unhideWhenUsed/>
    <w:rsid w:val="00BE2470"/>
    <w:rPr>
      <w:color w:val="0563C1" w:themeColor="hyperlink"/>
      <w:u w:val="single"/>
    </w:rPr>
  </w:style>
  <w:style w:type="table" w:styleId="TableGrid">
    <w:name w:val="Table Grid"/>
    <w:basedOn w:val="TableNormal"/>
    <w:uiPriority w:val="39"/>
    <w:rsid w:val="00E66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maths.manchester.ac.uk/~saralees/68371_1.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9871-9310-42EE-8074-73FA1038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2656</TotalTime>
  <Pages>5</Pages>
  <Words>2791</Words>
  <Characters>15915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martinez</dc:creator>
  <cp:keywords/>
  <dc:description/>
  <cp:lastModifiedBy>Juan Carlos Martinez Mori</cp:lastModifiedBy>
  <cp:revision>109</cp:revision>
  <dcterms:created xsi:type="dcterms:W3CDTF">2015-09-11T21:09:00Z</dcterms:created>
  <dcterms:modified xsi:type="dcterms:W3CDTF">2015-09-13T23:14:00Z</dcterms:modified>
</cp:coreProperties>
</file>